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114F" w14:textId="77777777" w:rsidR="00E631D2" w:rsidRPr="00BA0AE0" w:rsidRDefault="00000000" w:rsidP="00BA0AE0">
      <w:pPr>
        <w:pStyle w:val="Title"/>
        <w:pBdr>
          <w:bottom w:val="none" w:sz="0" w:space="0" w:color="auto"/>
        </w:pBdr>
        <w:rPr>
          <w:b/>
          <w:bCs/>
        </w:rPr>
      </w:pPr>
      <w:r w:rsidRPr="00BA0AE0">
        <w:rPr>
          <w:b/>
          <w:bCs/>
        </w:rPr>
        <w:t>DoW OIG Contract Portfolio Analysis &amp; Strategic Sourcing Recommendations</w:t>
      </w:r>
    </w:p>
    <w:p w14:paraId="5CE1D6FE" w14:textId="77777777" w:rsidR="00E631D2" w:rsidRDefault="00000000">
      <w:pPr>
        <w:pStyle w:val="Heading2"/>
      </w:pPr>
      <w:r>
        <w:t>I. Executive Summary</w:t>
      </w:r>
    </w:p>
    <w:p w14:paraId="5F01BED0" w14:textId="1EE11AC2" w:rsidR="00E631D2" w:rsidRDefault="00000000">
      <w:r>
        <w:t xml:space="preserve">This report delivers an exhaustive, data-driven analysis of active service contracts </w:t>
      </w:r>
      <w:r w:rsidR="00202F40">
        <w:t xml:space="preserve">supported by contractor personnel </w:t>
      </w:r>
      <w:r>
        <w:t>across the Department of War Office of Inspector General (DoW OIG)</w:t>
      </w:r>
      <w:r w:rsidR="00202F40">
        <w:t xml:space="preserve">. </w:t>
      </w:r>
      <w:r w:rsidR="00202F40" w:rsidRPr="00202F40">
        <w:t>The population includes enterprise IT, mission applications, cybersecurity, financial management, audit, investigative support, business operations, publications, accessibility, facilities, logistics, and administrative services.</w:t>
      </w:r>
    </w:p>
    <w:p w14:paraId="61022B05" w14:textId="79C382A1" w:rsidR="00E631D2" w:rsidRDefault="00000000">
      <w:r>
        <w:t xml:space="preserve">Historically, the agency acquired technical, functional, and administrative capabilities through piecemeal, reactive procurements. This approach has led to significant labor redundancies, </w:t>
      </w:r>
      <w:r w:rsidR="00BF0DDF">
        <w:t>multiple program/project management managing some of the same technical environment, milestones, or deliverables</w:t>
      </w:r>
      <w:r w:rsidR="00122CD0">
        <w:t>.</w:t>
      </w:r>
      <w:r>
        <w:t xml:space="preserve"> </w:t>
      </w:r>
      <w:r w:rsidR="00BF0DDF" w:rsidRPr="00BF0DDF">
        <w:t>This finding was determined through a line-by-line cross-walk of active Performance Work Statements (PWS), contract line-item structures (CLINs), and onboard contractor rosters across 12 active contracts, which identified five separate contractor PM structures, identical PWS task verbiage across unrelated contracts, and a documented 60–90 day lag in training delivery following software releases (detailed in Section III).</w:t>
      </w:r>
    </w:p>
    <w:p w14:paraId="2B394984" w14:textId="3E3CEEA1" w:rsidR="00E631D2" w:rsidRPr="005502AC" w:rsidRDefault="00000000">
      <w:pPr>
        <w:rPr>
          <w:b/>
        </w:rPr>
      </w:pPr>
      <w:r>
        <w:t xml:space="preserve">By executing targeted enterprise consolidations across Information Technology, </w:t>
      </w:r>
      <w:r w:rsidR="00521A63" w:rsidRPr="00521A63">
        <w:t>using competitively available acquisition vehicles selected through market research and acquisition planning</w:t>
      </w:r>
      <w:r>
        <w:t xml:space="preserve">, </w:t>
      </w:r>
      <w:r w:rsidR="00521A63" w:rsidRPr="00521A63">
        <w:t>establishing a streamlined small-business direct-award vehicle for multi-directorate operational support, and establishing a federated financial systems operating model</w:t>
      </w:r>
      <w:r>
        <w:t xml:space="preserve"> </w:t>
      </w:r>
      <w:r w:rsidR="00521A63" w:rsidRPr="00521A63">
        <w:t>DoW OIG can reduce duplicated technical work, clarify accountability, and improve contract administration</w:t>
      </w:r>
      <w:r>
        <w:t>.</w:t>
      </w:r>
    </w:p>
    <w:p w14:paraId="4FC6199B" w14:textId="77777777" w:rsidR="00E631D2" w:rsidRDefault="00000000">
      <w:pPr>
        <w:pStyle w:val="Heading3"/>
      </w:pPr>
      <w:r>
        <w:t>Key Findings &amp; Leadership Decision Framework</w:t>
      </w:r>
    </w:p>
    <w:tbl>
      <w:tblPr>
        <w:tblStyle w:val="TableGrid"/>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2340"/>
        <w:gridCol w:w="2340"/>
        <w:gridCol w:w="2340"/>
        <w:gridCol w:w="2340"/>
      </w:tblGrid>
      <w:tr w:rsidR="00E631D2" w14:paraId="4D3D5D4B" w14:textId="77777777" w:rsidTr="00BA0AE0">
        <w:tc>
          <w:tcPr>
            <w:tcW w:w="2160" w:type="dxa"/>
            <w:shd w:val="clear" w:color="auto" w:fill="F1F3F4"/>
          </w:tcPr>
          <w:p w14:paraId="7DD1222D" w14:textId="77777777" w:rsidR="00E631D2" w:rsidRDefault="00000000">
            <w:r>
              <w:rPr>
                <w:b/>
              </w:rPr>
              <w:t>Strategic Area</w:t>
            </w:r>
          </w:p>
        </w:tc>
        <w:tc>
          <w:tcPr>
            <w:tcW w:w="2160" w:type="dxa"/>
            <w:shd w:val="clear" w:color="auto" w:fill="F1F3F4"/>
          </w:tcPr>
          <w:p w14:paraId="5B191481" w14:textId="77777777" w:rsidR="00E631D2" w:rsidRDefault="00000000">
            <w:r>
              <w:rPr>
                <w:b/>
              </w:rPr>
              <w:t>Current Baseline</w:t>
            </w:r>
          </w:p>
        </w:tc>
        <w:tc>
          <w:tcPr>
            <w:tcW w:w="2160" w:type="dxa"/>
            <w:shd w:val="clear" w:color="auto" w:fill="F1F3F4"/>
          </w:tcPr>
          <w:p w14:paraId="6C3471F3" w14:textId="77777777" w:rsidR="00E631D2" w:rsidRDefault="00000000">
            <w:r>
              <w:rPr>
                <w:b/>
              </w:rPr>
              <w:t>Proposed Future State</w:t>
            </w:r>
          </w:p>
        </w:tc>
        <w:tc>
          <w:tcPr>
            <w:tcW w:w="2160" w:type="dxa"/>
            <w:shd w:val="clear" w:color="auto" w:fill="F1F3F4"/>
          </w:tcPr>
          <w:p w14:paraId="3304765B" w14:textId="77777777" w:rsidR="00E631D2" w:rsidRDefault="00000000">
            <w:r>
              <w:rPr>
                <w:b/>
              </w:rPr>
              <w:t>Leadership Impact / Cost Avoidance</w:t>
            </w:r>
          </w:p>
        </w:tc>
      </w:tr>
      <w:tr w:rsidR="00E631D2" w14:paraId="290660F1" w14:textId="77777777" w:rsidTr="00BA0AE0">
        <w:tc>
          <w:tcPr>
            <w:tcW w:w="2160" w:type="dxa"/>
          </w:tcPr>
          <w:p w14:paraId="4630F717" w14:textId="77777777" w:rsidR="00E631D2" w:rsidRDefault="00000000">
            <w:r>
              <w:rPr>
                <w:b/>
              </w:rPr>
              <w:t>Core IT Infrastructure &amp; Operations</w:t>
            </w:r>
          </w:p>
        </w:tc>
        <w:tc>
          <w:tcPr>
            <w:tcW w:w="2160" w:type="dxa"/>
          </w:tcPr>
          <w:p w14:paraId="5F83F5F6" w14:textId="77777777" w:rsidR="00E631D2" w:rsidRDefault="00000000">
            <w:r>
              <w:t xml:space="preserve">5 disparate prime contracts (ITSS2, ITMS, IMSS, DCCE, </w:t>
            </w:r>
            <w:r>
              <w:lastRenderedPageBreak/>
              <w:t>MSFT) operating in functional silos.</w:t>
            </w:r>
          </w:p>
        </w:tc>
        <w:tc>
          <w:tcPr>
            <w:tcW w:w="2160" w:type="dxa"/>
          </w:tcPr>
          <w:p w14:paraId="647FB894" w14:textId="77777777" w:rsidR="00E631D2" w:rsidRDefault="00000000">
            <w:r>
              <w:lastRenderedPageBreak/>
              <w:t xml:space="preserve">Consolidated Unified OCIO Services Portfolio under a single Best-in-Class </w:t>
            </w:r>
            <w:r>
              <w:lastRenderedPageBreak/>
              <w:t>(BIC) vehicle with specialized subcontracts.</w:t>
            </w:r>
          </w:p>
        </w:tc>
        <w:tc>
          <w:tcPr>
            <w:tcW w:w="2160" w:type="dxa"/>
          </w:tcPr>
          <w:p w14:paraId="12D8FA48" w14:textId="713D2D07" w:rsidR="00E631D2" w:rsidRDefault="00000000">
            <w:r>
              <w:lastRenderedPageBreak/>
              <w:t xml:space="preserve">Eliminates 4 duplicative </w:t>
            </w:r>
            <w:r w:rsidR="00167500" w:rsidRPr="00167500">
              <w:t xml:space="preserve">contractor Program Manager (PM) labor </w:t>
            </w:r>
            <w:r w:rsidR="00167500" w:rsidRPr="00167500">
              <w:lastRenderedPageBreak/>
              <w:t>categories (ITMS, IMSS, DCCE, and DCATSe Training)</w:t>
            </w:r>
            <w:r>
              <w:t>; harmonizes Tier 1–3 support; projected 5-year lifecycle savings of $6.25M.</w:t>
            </w:r>
          </w:p>
        </w:tc>
      </w:tr>
      <w:tr w:rsidR="00E631D2" w14:paraId="1111055F" w14:textId="77777777" w:rsidTr="00BA0AE0">
        <w:tc>
          <w:tcPr>
            <w:tcW w:w="2160" w:type="dxa"/>
            <w:shd w:val="clear" w:color="auto" w:fill="FAFAFA"/>
          </w:tcPr>
          <w:p w14:paraId="74C1CDA5" w14:textId="77777777" w:rsidR="00E631D2" w:rsidRDefault="00000000">
            <w:r>
              <w:rPr>
                <w:b/>
              </w:rPr>
              <w:lastRenderedPageBreak/>
              <w:t>Cybersecurity Oversight (CYSS)</w:t>
            </w:r>
          </w:p>
        </w:tc>
        <w:tc>
          <w:tcPr>
            <w:tcW w:w="2160" w:type="dxa"/>
            <w:shd w:val="clear" w:color="auto" w:fill="FAFAFA"/>
          </w:tcPr>
          <w:p w14:paraId="49FB39D0" w14:textId="77777777" w:rsidR="00E631D2" w:rsidRDefault="00000000">
            <w:r>
              <w:t>Independent contract (Akima) performing security operations and compliance.</w:t>
            </w:r>
          </w:p>
        </w:tc>
        <w:tc>
          <w:tcPr>
            <w:tcW w:w="2160" w:type="dxa"/>
            <w:shd w:val="clear" w:color="auto" w:fill="FAFAFA"/>
          </w:tcPr>
          <w:p w14:paraId="45E5B89A" w14:textId="77777777" w:rsidR="00E631D2" w:rsidRDefault="00000000">
            <w:commentRangeStart w:id="0"/>
            <w:r>
              <w:t>Preserved as an Independent Oversight Contract</w:t>
            </w:r>
            <w:commentRangeEnd w:id="0"/>
            <w:r w:rsidR="00910884">
              <w:rPr>
                <w:rStyle w:val="CommentReference"/>
                <w:sz w:val="24"/>
                <w:szCs w:val="22"/>
              </w:rPr>
              <w:commentReference w:id="0"/>
            </w:r>
            <w:r>
              <w:t>; strict organizational separation from IT operations.</w:t>
            </w:r>
          </w:p>
        </w:tc>
        <w:tc>
          <w:tcPr>
            <w:tcW w:w="2160" w:type="dxa"/>
            <w:shd w:val="clear" w:color="auto" w:fill="FAFAFA"/>
          </w:tcPr>
          <w:p w14:paraId="18E7D632" w14:textId="77777777" w:rsidR="00E631D2" w:rsidRDefault="00000000">
            <w:r>
              <w:t>Mitigates severe FISMA/DoD audit conflicts of interest; ensures independent vulnerability and RMF verification.</w:t>
            </w:r>
          </w:p>
        </w:tc>
      </w:tr>
      <w:tr w:rsidR="00E631D2" w14:paraId="23560AB4" w14:textId="77777777" w:rsidTr="00BA0AE0">
        <w:tc>
          <w:tcPr>
            <w:tcW w:w="2160" w:type="dxa"/>
          </w:tcPr>
          <w:p w14:paraId="5507D2BF" w14:textId="77777777" w:rsidR="00E631D2" w:rsidRDefault="00000000">
            <w:r>
              <w:rPr>
                <w:b/>
              </w:rPr>
              <w:t>Financial Systems &amp; DAI Support</w:t>
            </w:r>
          </w:p>
        </w:tc>
        <w:tc>
          <w:tcPr>
            <w:tcW w:w="2160" w:type="dxa"/>
          </w:tcPr>
          <w:p w14:paraId="282CBCEF" w14:textId="77777777" w:rsidR="00E631D2" w:rsidRDefault="00000000">
            <w:r>
              <w:t>FMO Support (Koniag) with split technical and functional DAI requirements.</w:t>
            </w:r>
          </w:p>
        </w:tc>
        <w:tc>
          <w:tcPr>
            <w:tcW w:w="2160" w:type="dxa"/>
          </w:tcPr>
          <w:p w14:paraId="5758E49B" w14:textId="7D6E6446" w:rsidR="00E631D2" w:rsidRDefault="00000000">
            <w:r>
              <w:t xml:space="preserve">Federated Financial Systems Model: Embedded functional accounting remains under FMO; infrastructure routes to </w:t>
            </w:r>
            <w:r w:rsidR="00167500" w:rsidRPr="00167500">
              <w:t>the enterprise Defense Logistics Agency (DLA) DAI PMO</w:t>
            </w:r>
            <w:r>
              <w:t>.</w:t>
            </w:r>
          </w:p>
        </w:tc>
        <w:tc>
          <w:tcPr>
            <w:tcW w:w="2160" w:type="dxa"/>
          </w:tcPr>
          <w:p w14:paraId="0846E89A" w14:textId="77777777" w:rsidR="00E631D2" w:rsidRDefault="00000000">
            <w:r>
              <w:t>Prevents fiscal disruption, audit findings (RMA), and transaction delays during fiscal year-end closeouts.</w:t>
            </w:r>
          </w:p>
        </w:tc>
      </w:tr>
      <w:tr w:rsidR="00E631D2" w14:paraId="5D9914E2" w14:textId="77777777" w:rsidTr="00BA0AE0">
        <w:tc>
          <w:tcPr>
            <w:tcW w:w="2160" w:type="dxa"/>
            <w:shd w:val="clear" w:color="auto" w:fill="FAFAFA"/>
          </w:tcPr>
          <w:p w14:paraId="36E55C0E" w14:textId="77777777" w:rsidR="00E631D2" w:rsidRDefault="00000000">
            <w:r>
              <w:rPr>
                <w:b/>
              </w:rPr>
              <w:t>Mission Support Operations (CSS MST)</w:t>
            </w:r>
          </w:p>
        </w:tc>
        <w:tc>
          <w:tcPr>
            <w:tcW w:w="2160" w:type="dxa"/>
            <w:shd w:val="clear" w:color="auto" w:fill="FAFAFA"/>
          </w:tcPr>
          <w:p w14:paraId="18095590" w14:textId="77777777" w:rsidR="00E631D2" w:rsidRDefault="00000000">
            <w:r>
              <w:t>26.0 CFTE spread across OLAC, Exec Sec, LMO, and SPP under Inflow Logistics.</w:t>
            </w:r>
          </w:p>
        </w:tc>
        <w:tc>
          <w:tcPr>
            <w:tcW w:w="2160" w:type="dxa"/>
            <w:shd w:val="clear" w:color="auto" w:fill="FAFAFA"/>
          </w:tcPr>
          <w:p w14:paraId="39242BF0" w14:textId="77777777" w:rsidR="00E631D2" w:rsidRDefault="00000000">
            <w:commentRangeStart w:id="1"/>
            <w:r>
              <w:t xml:space="preserve">Direct-award recompete via Koniag 8(a) ANC Sole-Source vehicle </w:t>
            </w:r>
            <w:commentRangeEnd w:id="1"/>
            <w:r w:rsidR="005B5CE6">
              <w:rPr>
                <w:rStyle w:val="CommentReference"/>
                <w:sz w:val="24"/>
                <w:szCs w:val="22"/>
              </w:rPr>
              <w:commentReference w:id="1"/>
            </w:r>
            <w:r>
              <w:t>(FAR 19.8 / 13 CFR 124.506).</w:t>
            </w:r>
          </w:p>
        </w:tc>
        <w:tc>
          <w:tcPr>
            <w:tcW w:w="2160" w:type="dxa"/>
            <w:shd w:val="clear" w:color="auto" w:fill="FAFAFA"/>
          </w:tcPr>
          <w:p w14:paraId="3BB659A0" w14:textId="77777777" w:rsidR="00E631D2" w:rsidRDefault="00000000">
            <w:r>
              <w:t>Avoids a 9–12 month competitive acquisition cycle; eliminates bid protest exposure; yields volume discounts.</w:t>
            </w:r>
          </w:p>
        </w:tc>
      </w:tr>
      <w:tr w:rsidR="00E631D2" w14:paraId="42103ABF" w14:textId="77777777" w:rsidTr="00BA0AE0">
        <w:tc>
          <w:tcPr>
            <w:tcW w:w="2160" w:type="dxa"/>
          </w:tcPr>
          <w:p w14:paraId="54C30010" w14:textId="77777777" w:rsidR="00E631D2" w:rsidRDefault="00000000">
            <w:r>
              <w:rPr>
                <w:b/>
              </w:rPr>
              <w:t>Case Management &amp; Training (DCATSe)</w:t>
            </w:r>
          </w:p>
        </w:tc>
        <w:tc>
          <w:tcPr>
            <w:tcW w:w="2160" w:type="dxa"/>
          </w:tcPr>
          <w:p w14:paraId="57E6371C" w14:textId="77777777" w:rsidR="00E631D2" w:rsidRDefault="00000000">
            <w:r>
              <w:t>Separate maintenance (22nd Century), training (Gabriel Enterprises), and MSFT consulting (Task 2).</w:t>
            </w:r>
          </w:p>
        </w:tc>
        <w:tc>
          <w:tcPr>
            <w:tcW w:w="2160" w:type="dxa"/>
          </w:tcPr>
          <w:p w14:paraId="35DD0A15" w14:textId="77777777" w:rsidR="00E631D2" w:rsidRDefault="00000000">
            <w:r>
              <w:t>Consolidated DCATSe Lifecycle Vehicle (Development, Sustaining Engineering, and User Training).</w:t>
            </w:r>
          </w:p>
        </w:tc>
        <w:tc>
          <w:tcPr>
            <w:tcW w:w="2160" w:type="dxa"/>
          </w:tcPr>
          <w:p w14:paraId="7BD8AA75" w14:textId="77777777" w:rsidR="00E631D2" w:rsidRDefault="00000000">
            <w:r>
              <w:t>Eliminates documentation lag; developers directly update training artifacts; saves $350K/year.</w:t>
            </w:r>
          </w:p>
        </w:tc>
      </w:tr>
      <w:tr w:rsidR="00E631D2" w14:paraId="09800E3E" w14:textId="77777777" w:rsidTr="00BA0AE0">
        <w:tc>
          <w:tcPr>
            <w:tcW w:w="2160" w:type="dxa"/>
            <w:shd w:val="clear" w:color="auto" w:fill="FAFAFA"/>
          </w:tcPr>
          <w:p w14:paraId="03AA8F20" w14:textId="77777777" w:rsidR="00E631D2" w:rsidRDefault="00000000">
            <w:r>
              <w:rPr>
                <w:b/>
              </w:rPr>
              <w:lastRenderedPageBreak/>
              <w:t>DCIS Financial Investigations</w:t>
            </w:r>
          </w:p>
        </w:tc>
        <w:tc>
          <w:tcPr>
            <w:tcW w:w="2160" w:type="dxa"/>
            <w:shd w:val="clear" w:color="auto" w:fill="FAFAFA"/>
          </w:tcPr>
          <w:p w14:paraId="41417B04" w14:textId="77777777" w:rsidR="00E631D2" w:rsidRDefault="00000000">
            <w:r>
              <w:t>Separate contracts for asset forfeiture (Ruchman) and financial investigations.</w:t>
            </w:r>
          </w:p>
        </w:tc>
        <w:tc>
          <w:tcPr>
            <w:tcW w:w="2160" w:type="dxa"/>
            <w:shd w:val="clear" w:color="auto" w:fill="FAFAFA"/>
          </w:tcPr>
          <w:p w14:paraId="081931BB" w14:textId="77777777" w:rsidR="00E631D2" w:rsidRDefault="00000000">
            <w:r>
              <w:t>Recompete under specialized Law Enforcement vehicles.</w:t>
            </w:r>
          </w:p>
        </w:tc>
        <w:tc>
          <w:tcPr>
            <w:tcW w:w="2160" w:type="dxa"/>
            <w:shd w:val="clear" w:color="auto" w:fill="FAFAFA"/>
          </w:tcPr>
          <w:p w14:paraId="49958E47" w14:textId="77777777" w:rsidR="00E631D2" w:rsidRDefault="00000000">
            <w:r>
              <w:t>Ensures operational continuity for criminal investigations and asset recovery.</w:t>
            </w:r>
          </w:p>
        </w:tc>
      </w:tr>
    </w:tbl>
    <w:p w14:paraId="10AF08D7" w14:textId="77777777" w:rsidR="00E631D2" w:rsidRDefault="00000000">
      <w:pPr>
        <w:pStyle w:val="Heading3"/>
      </w:pPr>
      <w:r>
        <w:t>Quantifiable Financial Impact</w:t>
      </w:r>
    </w:p>
    <w:p w14:paraId="25F2C8F1" w14:textId="33F0456B" w:rsidR="00E631D2" w:rsidRDefault="00AC3D28">
      <w:r w:rsidRPr="00AC3D28">
        <w:t xml:space="preserve">Implementing this strategic sourcing framework </w:t>
      </w:r>
      <w:r w:rsidR="00287C0E">
        <w:t xml:space="preserve">potentially </w:t>
      </w:r>
      <w:r w:rsidRPr="00AC3D28">
        <w:t xml:space="preserve">generates </w:t>
      </w:r>
      <w:r w:rsidRPr="00AC3D28">
        <w:rPr>
          <w:b/>
          <w:bCs/>
        </w:rPr>
        <w:t>$2,</w:t>
      </w:r>
      <w:r w:rsidR="00287C0E" w:rsidRPr="00AC3D28">
        <w:rPr>
          <w:b/>
          <w:bCs/>
        </w:rPr>
        <w:t>1</w:t>
      </w:r>
      <w:r w:rsidR="00287C0E">
        <w:rPr>
          <w:b/>
          <w:bCs/>
        </w:rPr>
        <w:t>17</w:t>
      </w:r>
      <w:r w:rsidRPr="00AC3D28">
        <w:rPr>
          <w:b/>
          <w:bCs/>
        </w:rPr>
        <w:t>,000 in annual cost avoidance</w:t>
      </w:r>
      <w:r w:rsidRPr="00AC3D28">
        <w:t>, delivering</w:t>
      </w:r>
      <w:r w:rsidR="00287C0E">
        <w:t xml:space="preserve"> potentially</w:t>
      </w:r>
      <w:r w:rsidRPr="00AC3D28">
        <w:t xml:space="preserve"> </w:t>
      </w:r>
      <w:r w:rsidRPr="00AC3D28">
        <w:rPr>
          <w:b/>
          <w:bCs/>
        </w:rPr>
        <w:t>$10,</w:t>
      </w:r>
      <w:r w:rsidR="00287C0E">
        <w:rPr>
          <w:b/>
          <w:bCs/>
        </w:rPr>
        <w:t>58</w:t>
      </w:r>
      <w:r w:rsidR="00287C0E" w:rsidRPr="00AC3D28">
        <w:rPr>
          <w:b/>
          <w:bCs/>
        </w:rPr>
        <w:t>5</w:t>
      </w:r>
      <w:r w:rsidRPr="00AC3D28">
        <w:rPr>
          <w:b/>
          <w:bCs/>
        </w:rPr>
        <w:t>,000 in cumulative lifecycle savings</w:t>
      </w:r>
      <w:r w:rsidRPr="00AC3D28">
        <w:t xml:space="preserve"> over a 5-year contract execution period</w:t>
      </w:r>
      <w:r>
        <w:t>:</w:t>
      </w:r>
    </w:p>
    <w:p w14:paraId="09381648" w14:textId="77777777" w:rsidR="00303F0A" w:rsidRPr="00303F0A" w:rsidRDefault="00303F0A" w:rsidP="00303F0A">
      <w:pPr>
        <w:pStyle w:val="ListBullet"/>
        <w:rPr>
          <w:b/>
        </w:rPr>
      </w:pPr>
      <w:r w:rsidRPr="00303F0A">
        <w:rPr>
          <w:b/>
        </w:rPr>
        <w:t xml:space="preserve">PMO Rationalization (-$615K/yr): </w:t>
      </w:r>
      <w:r w:rsidRPr="00122CD0">
        <w:rPr>
          <w:bCs/>
        </w:rPr>
        <w:t>Eliminating 4 redundant contractor PM / Deputy PM labor categories ($153,750 average fully burdened annual cost × 4 = $615,000).</w:t>
      </w:r>
    </w:p>
    <w:p w14:paraId="6276AF0C" w14:textId="77777777" w:rsidR="00303F0A" w:rsidRPr="00303F0A" w:rsidRDefault="00303F0A" w:rsidP="00303F0A">
      <w:pPr>
        <w:pStyle w:val="ListBullet"/>
        <w:rPr>
          <w:b/>
        </w:rPr>
      </w:pPr>
      <w:r w:rsidRPr="00303F0A">
        <w:rPr>
          <w:b/>
        </w:rPr>
        <w:t xml:space="preserve">Engineering Labor De-duplication (-$660K/yr): </w:t>
      </w:r>
      <w:r w:rsidRPr="00122CD0">
        <w:rPr>
          <w:bCs/>
        </w:rPr>
        <w:t>Consolidating duplicate positions across ITSS2, DCCE, and IMSS (e.g., 2 duplicate senior cloud architects @ $185K = $370K; 1 duplicate VMware admin @ $145K = $145K; 1 duplicate DBA @ $145K = $145K; Total = $660,000).</w:t>
      </w:r>
    </w:p>
    <w:p w14:paraId="4DC87E7F" w14:textId="7F5B50B2" w:rsidR="00451364" w:rsidRDefault="00C71174">
      <w:pPr>
        <w:pStyle w:val="ListBullet"/>
      </w:pPr>
      <w:r w:rsidRPr="00C71174">
        <w:rPr>
          <w:b/>
        </w:rPr>
        <w:t>Contract Administration Efficiencies (-$1</w:t>
      </w:r>
      <w:r>
        <w:rPr>
          <w:b/>
        </w:rPr>
        <w:t>3</w:t>
      </w:r>
      <w:r w:rsidR="001B36DE">
        <w:rPr>
          <w:b/>
        </w:rPr>
        <w:t>5</w:t>
      </w:r>
      <w:r w:rsidRPr="00C71174">
        <w:rPr>
          <w:b/>
        </w:rPr>
        <w:t>K/yr):</w:t>
      </w:r>
      <w:r>
        <w:t xml:space="preserve"> </w:t>
      </w:r>
      <w:r w:rsidR="001B36DE" w:rsidRPr="001B36DE">
        <w:t>Estimated 1,500 hours saved across</w:t>
      </w:r>
      <w:r w:rsidR="001B36DE">
        <w:t xml:space="preserve"> Contracting Officer Representatives</w:t>
      </w:r>
      <w:r w:rsidR="001B36DE" w:rsidRPr="001B36DE">
        <w:t xml:space="preserve"> </w:t>
      </w:r>
      <w:r w:rsidR="001B36DE">
        <w:t>(</w:t>
      </w:r>
      <w:r w:rsidR="001B36DE" w:rsidRPr="001B36DE">
        <w:t>CORs</w:t>
      </w:r>
      <w:r w:rsidR="001B36DE">
        <w:t>)</w:t>
      </w:r>
      <w:r w:rsidR="001B36DE" w:rsidRPr="001B36DE">
        <w:t xml:space="preserve"> and </w:t>
      </w:r>
      <w:r w:rsidR="001B36DE">
        <w:t>Acquisition Specialists</w:t>
      </w:r>
      <w:r w:rsidR="001B36DE" w:rsidRPr="001B36DE">
        <w:t xml:space="preserve"> by managing 4 core vehicles rather than 12 standalone contracts ($</w:t>
      </w:r>
      <w:r w:rsidR="001B36DE">
        <w:t>9</w:t>
      </w:r>
      <w:r w:rsidR="001B36DE" w:rsidRPr="001B36DE">
        <w:t>0/hr burdened = $1</w:t>
      </w:r>
      <w:r w:rsidR="001B36DE">
        <w:t>35</w:t>
      </w:r>
      <w:r w:rsidR="001B36DE" w:rsidRPr="001B36DE">
        <w:t>,000).</w:t>
      </w:r>
    </w:p>
    <w:p w14:paraId="2E679A1E" w14:textId="147DCEA7" w:rsidR="00451364" w:rsidRDefault="00287C0E" w:rsidP="00122CD0">
      <w:pPr>
        <w:pStyle w:val="ListBullet"/>
      </w:pPr>
      <w:r w:rsidRPr="00451364">
        <w:rPr>
          <w:b/>
        </w:rPr>
        <w:t xml:space="preserve">Potential Volume Discounting on Blended Labor (~$707K/yr): </w:t>
      </w:r>
      <w:r w:rsidRPr="00122CD0">
        <w:rPr>
          <w:bCs/>
        </w:rPr>
        <w:t xml:space="preserve">Consolidated IT labor portfolio is ~$33.7M. Negotiating an enterprise volume rate reduction of ~2.1% via Best-in-Class GWAC ordering = </w:t>
      </w:r>
      <w:r w:rsidRPr="00451364">
        <w:rPr>
          <w:bCs/>
        </w:rPr>
        <w:t>~</w:t>
      </w:r>
      <w:r w:rsidRPr="00122CD0">
        <w:rPr>
          <w:bCs/>
        </w:rPr>
        <w:t>$70</w:t>
      </w:r>
      <w:r w:rsidRPr="00451364">
        <w:rPr>
          <w:bCs/>
        </w:rPr>
        <w:t>7</w:t>
      </w:r>
      <w:r w:rsidRPr="00122CD0">
        <w:rPr>
          <w:bCs/>
        </w:rPr>
        <w:t>,000/yr</w:t>
      </w:r>
      <w:r w:rsidR="00451364">
        <w:rPr>
          <w:bCs/>
        </w:rPr>
        <w:t>.</w:t>
      </w:r>
    </w:p>
    <w:p w14:paraId="5EBCF4DA" w14:textId="6E5BF3EA" w:rsidR="00451364" w:rsidRPr="00451364" w:rsidRDefault="00451364" w:rsidP="00122CD0">
      <w:pPr>
        <w:sectPr w:rsidR="00451364" w:rsidRPr="00451364" w:rsidSect="00034616">
          <w:pgSz w:w="12240" w:h="15840"/>
          <w:pgMar w:top="1440" w:right="1800" w:bottom="1440" w:left="1800" w:header="720" w:footer="720" w:gutter="0"/>
          <w:cols w:space="720"/>
          <w:docGrid w:linePitch="360"/>
        </w:sectPr>
      </w:pPr>
      <w:r w:rsidRPr="00122CD0">
        <w:rPr>
          <w:b/>
          <w:bCs/>
        </w:rPr>
        <w:t>Risk Mitigation Note on Labor Rates:</w:t>
      </w:r>
      <w:r w:rsidRPr="00451364">
        <w:t xml:space="preserve"> To prevent cost increases during consolidation, DoW OIG should benchmark current incumbent labor categories against pre-negotiated ceiling rates on GSA Alliant 2/3 and OASIS+. The solicitation should enforce capped rate structures or utilize competitive task order competitions among pre-vetted small/large pools to ensure enterprise rates meet or beat current historical baselines.</w:t>
      </w:r>
    </w:p>
    <w:p w14:paraId="1617F45E" w14:textId="77777777" w:rsidR="00E631D2" w:rsidRDefault="00000000">
      <w:pPr>
        <w:pStyle w:val="Heading2"/>
      </w:pPr>
      <w:r>
        <w:lastRenderedPageBreak/>
        <w:t>II. Active Service Contract Directory</w:t>
      </w:r>
    </w:p>
    <w:tbl>
      <w:tblPr>
        <w:tblStyle w:val="TableGrid"/>
        <w:tblW w:w="129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1857"/>
        <w:gridCol w:w="2566"/>
        <w:gridCol w:w="2007"/>
        <w:gridCol w:w="1856"/>
        <w:gridCol w:w="2291"/>
        <w:gridCol w:w="2383"/>
      </w:tblGrid>
      <w:tr w:rsidR="00E631D2" w14:paraId="212648A0" w14:textId="77777777" w:rsidTr="00AC3D28">
        <w:tc>
          <w:tcPr>
            <w:tcW w:w="1857" w:type="dxa"/>
            <w:shd w:val="clear" w:color="auto" w:fill="F1F3F4"/>
          </w:tcPr>
          <w:p w14:paraId="01778700" w14:textId="77777777" w:rsidR="00E631D2" w:rsidRDefault="00000000">
            <w:r>
              <w:rPr>
                <w:b/>
              </w:rPr>
              <w:t>Short Name</w:t>
            </w:r>
          </w:p>
        </w:tc>
        <w:tc>
          <w:tcPr>
            <w:tcW w:w="2566" w:type="dxa"/>
            <w:shd w:val="clear" w:color="auto" w:fill="F1F3F4"/>
          </w:tcPr>
          <w:p w14:paraId="6182B75B" w14:textId="77777777" w:rsidR="00E631D2" w:rsidRDefault="00000000">
            <w:r>
              <w:rPr>
                <w:b/>
              </w:rPr>
              <w:t>Contract / Order PIID</w:t>
            </w:r>
          </w:p>
        </w:tc>
        <w:tc>
          <w:tcPr>
            <w:tcW w:w="2007" w:type="dxa"/>
            <w:shd w:val="clear" w:color="auto" w:fill="F1F3F4"/>
          </w:tcPr>
          <w:p w14:paraId="6EC10C47" w14:textId="77777777" w:rsidR="00E631D2" w:rsidRDefault="00000000">
            <w:r>
              <w:rPr>
                <w:b/>
              </w:rPr>
              <w:t>Prime Vendor</w:t>
            </w:r>
          </w:p>
        </w:tc>
        <w:tc>
          <w:tcPr>
            <w:tcW w:w="1856" w:type="dxa"/>
            <w:shd w:val="clear" w:color="auto" w:fill="F1F3F4"/>
          </w:tcPr>
          <w:p w14:paraId="7F00EC83" w14:textId="77777777" w:rsidR="00E631D2" w:rsidRDefault="00000000">
            <w:r>
              <w:rPr>
                <w:b/>
              </w:rPr>
              <w:t>Validated CFTE</w:t>
            </w:r>
          </w:p>
        </w:tc>
        <w:tc>
          <w:tcPr>
            <w:tcW w:w="2291" w:type="dxa"/>
            <w:shd w:val="clear" w:color="auto" w:fill="F1F3F4"/>
          </w:tcPr>
          <w:p w14:paraId="617E4D02" w14:textId="77777777" w:rsidR="00E631D2" w:rsidRDefault="00000000">
            <w:r>
              <w:rPr>
                <w:b/>
              </w:rPr>
              <w:t>Duplication / Overlap Area</w:t>
            </w:r>
          </w:p>
        </w:tc>
        <w:tc>
          <w:tcPr>
            <w:tcW w:w="2383" w:type="dxa"/>
            <w:shd w:val="clear" w:color="auto" w:fill="F1F3F4"/>
          </w:tcPr>
          <w:p w14:paraId="455D2376" w14:textId="77777777" w:rsidR="00E631D2" w:rsidRDefault="00000000">
            <w:r>
              <w:rPr>
                <w:b/>
              </w:rPr>
              <w:t>Recommended Actionable Sourcing Vehicle</w:t>
            </w:r>
          </w:p>
        </w:tc>
      </w:tr>
      <w:tr w:rsidR="00E631D2" w14:paraId="1ED7B40D" w14:textId="77777777" w:rsidTr="00AC3D28">
        <w:tc>
          <w:tcPr>
            <w:tcW w:w="1857" w:type="dxa"/>
          </w:tcPr>
          <w:p w14:paraId="54BCE509" w14:textId="77777777" w:rsidR="00E631D2" w:rsidRDefault="00000000">
            <w:r>
              <w:rPr>
                <w:b/>
              </w:rPr>
              <w:t>ITSS2</w:t>
            </w:r>
          </w:p>
        </w:tc>
        <w:tc>
          <w:tcPr>
            <w:tcW w:w="2566" w:type="dxa"/>
          </w:tcPr>
          <w:p w14:paraId="6DAB6BF9" w14:textId="77777777" w:rsidR="00E631D2" w:rsidRDefault="00000000">
            <w:r>
              <w:t>HQ003426FE222</w:t>
            </w:r>
          </w:p>
        </w:tc>
        <w:tc>
          <w:tcPr>
            <w:tcW w:w="2007" w:type="dxa"/>
          </w:tcPr>
          <w:p w14:paraId="645A2A43" w14:textId="77777777" w:rsidR="00E631D2" w:rsidRDefault="00000000">
            <w:r>
              <w:t>Suvi Global Services LLC</w:t>
            </w:r>
          </w:p>
        </w:tc>
        <w:tc>
          <w:tcPr>
            <w:tcW w:w="1856" w:type="dxa"/>
          </w:tcPr>
          <w:p w14:paraId="72144173" w14:textId="77777777" w:rsidR="00E631D2" w:rsidRDefault="00000000">
            <w:r>
              <w:t>28.0 (31 Onboard / 65 Planned)</w:t>
            </w:r>
          </w:p>
        </w:tc>
        <w:tc>
          <w:tcPr>
            <w:tcW w:w="2291" w:type="dxa"/>
          </w:tcPr>
          <w:p w14:paraId="0E1FD550" w14:textId="77777777" w:rsidR="00E631D2" w:rsidRDefault="00000000">
            <w:r>
              <w:t>Redundant service desk, database, and cloud engineering tasks overlapping with IMSS, ITMS, and DCCE.</w:t>
            </w:r>
          </w:p>
        </w:tc>
        <w:tc>
          <w:tcPr>
            <w:tcW w:w="2383" w:type="dxa"/>
          </w:tcPr>
          <w:p w14:paraId="76470D57" w14:textId="77777777" w:rsidR="00E631D2" w:rsidRDefault="00000000">
            <w:commentRangeStart w:id="2"/>
            <w:r>
              <w:t>Anchor vehicle for Unified OCIO Services Portfolio</w:t>
            </w:r>
            <w:commentRangeEnd w:id="2"/>
            <w:r w:rsidR="000F083A">
              <w:rPr>
                <w:rStyle w:val="CommentReference"/>
                <w:sz w:val="24"/>
                <w:szCs w:val="22"/>
              </w:rPr>
              <w:commentReference w:id="2"/>
            </w:r>
            <w:r>
              <w:t>; recompete via GSA Alliant 2/3 or OASIS+.</w:t>
            </w:r>
          </w:p>
        </w:tc>
      </w:tr>
      <w:tr w:rsidR="00E631D2" w14:paraId="385A77D8" w14:textId="77777777" w:rsidTr="00AC3D28">
        <w:tc>
          <w:tcPr>
            <w:tcW w:w="1857" w:type="dxa"/>
            <w:shd w:val="clear" w:color="auto" w:fill="FAFAFA"/>
          </w:tcPr>
          <w:p w14:paraId="54230A7F" w14:textId="77777777" w:rsidR="00E631D2" w:rsidRDefault="00000000">
            <w:r>
              <w:rPr>
                <w:b/>
              </w:rPr>
              <w:t>ITMS</w:t>
            </w:r>
          </w:p>
        </w:tc>
        <w:tc>
          <w:tcPr>
            <w:tcW w:w="2566" w:type="dxa"/>
            <w:shd w:val="clear" w:color="auto" w:fill="FAFAFA"/>
          </w:tcPr>
          <w:p w14:paraId="5F5697AE" w14:textId="77777777" w:rsidR="00E631D2" w:rsidRDefault="00000000">
            <w:r>
              <w:t>HQ003425FE582</w:t>
            </w:r>
          </w:p>
        </w:tc>
        <w:tc>
          <w:tcPr>
            <w:tcW w:w="2007" w:type="dxa"/>
            <w:shd w:val="clear" w:color="auto" w:fill="FAFAFA"/>
          </w:tcPr>
          <w:p w14:paraId="1805DD7B" w14:textId="77777777" w:rsidR="00E631D2" w:rsidRDefault="00000000">
            <w:r>
              <w:t>Suvi Global Services LLC</w:t>
            </w:r>
          </w:p>
        </w:tc>
        <w:tc>
          <w:tcPr>
            <w:tcW w:w="1856" w:type="dxa"/>
            <w:shd w:val="clear" w:color="auto" w:fill="FAFAFA"/>
          </w:tcPr>
          <w:p w14:paraId="340E8769" w14:textId="77777777" w:rsidR="00E631D2" w:rsidRDefault="00000000">
            <w:r>
              <w:t>12.0 (15 Onboard)</w:t>
            </w:r>
          </w:p>
        </w:tc>
        <w:tc>
          <w:tcPr>
            <w:tcW w:w="2291" w:type="dxa"/>
            <w:shd w:val="clear" w:color="auto" w:fill="FAFAFA"/>
          </w:tcPr>
          <w:p w14:paraId="2C6D84D0" w14:textId="77777777" w:rsidR="00E631D2" w:rsidRDefault="00000000">
            <w:r>
              <w:t>Architecture, policy, and strategy duplicate ITSS2 senior engineering and IMSS governance functions.</w:t>
            </w:r>
          </w:p>
        </w:tc>
        <w:tc>
          <w:tcPr>
            <w:tcW w:w="2383" w:type="dxa"/>
            <w:shd w:val="clear" w:color="auto" w:fill="FAFAFA"/>
          </w:tcPr>
          <w:p w14:paraId="008CE5D9" w14:textId="77777777" w:rsidR="00E631D2" w:rsidRDefault="00000000">
            <w:r>
              <w:t>Roll into Unified OCIO Services Portfolio as a Core Management Task Area.</w:t>
            </w:r>
          </w:p>
        </w:tc>
      </w:tr>
      <w:tr w:rsidR="00E631D2" w14:paraId="688C518A" w14:textId="77777777" w:rsidTr="00AC3D28">
        <w:tc>
          <w:tcPr>
            <w:tcW w:w="1857" w:type="dxa"/>
          </w:tcPr>
          <w:p w14:paraId="01B4744A" w14:textId="77777777" w:rsidR="00E631D2" w:rsidRDefault="00000000">
            <w:r>
              <w:rPr>
                <w:b/>
              </w:rPr>
              <w:t>IMSS</w:t>
            </w:r>
          </w:p>
        </w:tc>
        <w:tc>
          <w:tcPr>
            <w:tcW w:w="2566" w:type="dxa"/>
          </w:tcPr>
          <w:p w14:paraId="02DDD928" w14:textId="77777777" w:rsidR="00E631D2" w:rsidRDefault="00000000">
            <w:r>
              <w:t>HQ003423F0695</w:t>
            </w:r>
          </w:p>
        </w:tc>
        <w:tc>
          <w:tcPr>
            <w:tcW w:w="2007" w:type="dxa"/>
          </w:tcPr>
          <w:p w14:paraId="13E095B3" w14:textId="77777777" w:rsidR="00E631D2" w:rsidRDefault="00000000">
            <w:r>
              <w:t>Akima Data Management LLC</w:t>
            </w:r>
          </w:p>
        </w:tc>
        <w:tc>
          <w:tcPr>
            <w:tcW w:w="1856" w:type="dxa"/>
          </w:tcPr>
          <w:p w14:paraId="29DBA70D" w14:textId="77777777" w:rsidR="00E631D2" w:rsidRDefault="00000000">
            <w:r>
              <w:t>18.0 (9 Onboard / 10 Planned)</w:t>
            </w:r>
          </w:p>
        </w:tc>
        <w:tc>
          <w:tcPr>
            <w:tcW w:w="2291" w:type="dxa"/>
          </w:tcPr>
          <w:p w14:paraId="6AA46452" w14:textId="77777777" w:rsidR="00E631D2" w:rsidRDefault="00000000">
            <w:r>
              <w:t xml:space="preserve">Systems administration, database sustainment, and records management </w:t>
            </w:r>
            <w:r>
              <w:lastRenderedPageBreak/>
              <w:t>duplicate ITSS2 and CSS MST.</w:t>
            </w:r>
          </w:p>
        </w:tc>
        <w:tc>
          <w:tcPr>
            <w:tcW w:w="2383" w:type="dxa"/>
          </w:tcPr>
          <w:p w14:paraId="3FA99A2C" w14:textId="77777777" w:rsidR="00E631D2" w:rsidRDefault="00000000">
            <w:r>
              <w:lastRenderedPageBreak/>
              <w:t>Consolidate into Unified OCIO Services Portfolio; eliminate duplicate sysadmin overhead.</w:t>
            </w:r>
          </w:p>
        </w:tc>
      </w:tr>
      <w:tr w:rsidR="00E631D2" w14:paraId="69D1A97A" w14:textId="77777777" w:rsidTr="00AC3D28">
        <w:tc>
          <w:tcPr>
            <w:tcW w:w="1857" w:type="dxa"/>
            <w:shd w:val="clear" w:color="auto" w:fill="FAFAFA"/>
          </w:tcPr>
          <w:p w14:paraId="6A2106E1" w14:textId="77777777" w:rsidR="00E631D2" w:rsidRDefault="00000000">
            <w:r>
              <w:rPr>
                <w:b/>
              </w:rPr>
              <w:t>CYSS</w:t>
            </w:r>
          </w:p>
        </w:tc>
        <w:tc>
          <w:tcPr>
            <w:tcW w:w="2566" w:type="dxa"/>
            <w:shd w:val="clear" w:color="auto" w:fill="FAFAFA"/>
          </w:tcPr>
          <w:p w14:paraId="1011C739" w14:textId="77777777" w:rsidR="00E631D2" w:rsidRDefault="00000000">
            <w:r>
              <w:t>HQ003423F0625</w:t>
            </w:r>
          </w:p>
        </w:tc>
        <w:tc>
          <w:tcPr>
            <w:tcW w:w="2007" w:type="dxa"/>
            <w:shd w:val="clear" w:color="auto" w:fill="FAFAFA"/>
          </w:tcPr>
          <w:p w14:paraId="15149540" w14:textId="77777777" w:rsidR="00E631D2" w:rsidRDefault="00000000">
            <w:r>
              <w:t>Akima Intra-City Services / Data Mgmt</w:t>
            </w:r>
          </w:p>
        </w:tc>
        <w:tc>
          <w:tcPr>
            <w:tcW w:w="1856" w:type="dxa"/>
            <w:shd w:val="clear" w:color="auto" w:fill="FAFAFA"/>
          </w:tcPr>
          <w:p w14:paraId="51AE6CED" w14:textId="77777777" w:rsidR="00E631D2" w:rsidRDefault="00000000">
            <w:r>
              <w:t>14.0 (13 Onboard)</w:t>
            </w:r>
          </w:p>
        </w:tc>
        <w:tc>
          <w:tcPr>
            <w:tcW w:w="2291" w:type="dxa"/>
            <w:shd w:val="clear" w:color="auto" w:fill="FAFAFA"/>
          </w:tcPr>
          <w:p w14:paraId="2B958E2D" w14:textId="77777777" w:rsidR="00E631D2" w:rsidRDefault="00000000">
            <w:r>
              <w:t>Identity management (ICAM) overlaps with ITSS2; compliance and vulnerability audit must remain independent.</w:t>
            </w:r>
          </w:p>
        </w:tc>
        <w:tc>
          <w:tcPr>
            <w:tcW w:w="2383" w:type="dxa"/>
            <w:shd w:val="clear" w:color="auto" w:fill="FAFAFA"/>
          </w:tcPr>
          <w:p w14:paraId="237C122A" w14:textId="77777777" w:rsidR="00E631D2" w:rsidRDefault="00000000">
            <w:commentRangeStart w:id="3"/>
            <w:r>
              <w:t xml:space="preserve">Recompete as an Independent Cyber Oversight Contract </w:t>
            </w:r>
            <w:commentRangeEnd w:id="3"/>
            <w:r w:rsidR="00096B7E">
              <w:rPr>
                <w:rStyle w:val="CommentReference"/>
                <w:sz w:val="24"/>
                <w:szCs w:val="22"/>
              </w:rPr>
              <w:commentReference w:id="3"/>
            </w:r>
            <w:r>
              <w:t>via GSA 8(a) STARS III or Polaris.</w:t>
            </w:r>
          </w:p>
        </w:tc>
      </w:tr>
      <w:tr w:rsidR="00E631D2" w14:paraId="4D149860" w14:textId="77777777" w:rsidTr="00AC3D28">
        <w:tc>
          <w:tcPr>
            <w:tcW w:w="1857" w:type="dxa"/>
          </w:tcPr>
          <w:p w14:paraId="2B5F8D74" w14:textId="77777777" w:rsidR="00E631D2" w:rsidRDefault="00000000">
            <w:r>
              <w:rPr>
                <w:b/>
              </w:rPr>
              <w:t>DCCE</w:t>
            </w:r>
          </w:p>
        </w:tc>
        <w:tc>
          <w:tcPr>
            <w:tcW w:w="2566" w:type="dxa"/>
          </w:tcPr>
          <w:p w14:paraId="0BC276B5" w14:textId="77777777" w:rsidR="00E631D2" w:rsidRDefault="00000000">
            <w:r>
              <w:t>HQ003425CE024</w:t>
            </w:r>
          </w:p>
        </w:tc>
        <w:tc>
          <w:tcPr>
            <w:tcW w:w="2007" w:type="dxa"/>
          </w:tcPr>
          <w:p w14:paraId="3E50AFE2" w14:textId="77777777" w:rsidR="00E631D2" w:rsidRDefault="00000000">
            <w:r>
              <w:t>Next Tech Solutions LLC / CCS LinTech JV</w:t>
            </w:r>
          </w:p>
        </w:tc>
        <w:tc>
          <w:tcPr>
            <w:tcW w:w="1856" w:type="dxa"/>
          </w:tcPr>
          <w:p w14:paraId="3878386F" w14:textId="77777777" w:rsidR="00E631D2" w:rsidRDefault="00000000">
            <w:r>
              <w:t>8.0 (10 Planned)</w:t>
            </w:r>
          </w:p>
        </w:tc>
        <w:tc>
          <w:tcPr>
            <w:tcW w:w="2291" w:type="dxa"/>
          </w:tcPr>
          <w:p w14:paraId="7719D12A" w14:textId="77777777" w:rsidR="00E631D2" w:rsidRDefault="00000000">
            <w:r>
              <w:t>Hybrid cloud operations, server virtualization, and compute support overlap with ITSS2 Task 4 and MSFT Unified.</w:t>
            </w:r>
          </w:p>
        </w:tc>
        <w:tc>
          <w:tcPr>
            <w:tcW w:w="2383" w:type="dxa"/>
          </w:tcPr>
          <w:p w14:paraId="347A261B" w14:textId="77777777" w:rsidR="00E631D2" w:rsidRDefault="00000000">
            <w:r>
              <w:t>Roll into Unified OCIO Services Portfolio under Cloud Infrastructure CLIN (or JWCC).</w:t>
            </w:r>
          </w:p>
        </w:tc>
      </w:tr>
      <w:tr w:rsidR="00E631D2" w14:paraId="3EC94404" w14:textId="77777777" w:rsidTr="00AC3D28">
        <w:tc>
          <w:tcPr>
            <w:tcW w:w="1857" w:type="dxa"/>
            <w:shd w:val="clear" w:color="auto" w:fill="FAFAFA"/>
          </w:tcPr>
          <w:p w14:paraId="2A26680E" w14:textId="77777777" w:rsidR="00E631D2" w:rsidRDefault="00000000">
            <w:r>
              <w:rPr>
                <w:b/>
              </w:rPr>
              <w:t>MSFT Unified</w:t>
            </w:r>
          </w:p>
        </w:tc>
        <w:tc>
          <w:tcPr>
            <w:tcW w:w="2566" w:type="dxa"/>
            <w:shd w:val="clear" w:color="auto" w:fill="FAFAFA"/>
          </w:tcPr>
          <w:p w14:paraId="1E729803" w14:textId="77777777" w:rsidR="00E631D2" w:rsidRDefault="00000000">
            <w:r>
              <w:t>HC102822F1363</w:t>
            </w:r>
          </w:p>
        </w:tc>
        <w:tc>
          <w:tcPr>
            <w:tcW w:w="2007" w:type="dxa"/>
            <w:shd w:val="clear" w:color="auto" w:fill="FAFAFA"/>
          </w:tcPr>
          <w:p w14:paraId="2D3E6409" w14:textId="77777777" w:rsidR="00E631D2" w:rsidRDefault="00000000">
            <w:r>
              <w:t>Microsoft Corporation</w:t>
            </w:r>
          </w:p>
        </w:tc>
        <w:tc>
          <w:tcPr>
            <w:tcW w:w="1856" w:type="dxa"/>
            <w:shd w:val="clear" w:color="auto" w:fill="FAFAFA"/>
          </w:tcPr>
          <w:p w14:paraId="4D9088E8" w14:textId="77777777" w:rsidR="00E631D2" w:rsidRDefault="00000000">
            <w:r>
              <w:t>17.0 Onboard</w:t>
            </w:r>
          </w:p>
        </w:tc>
        <w:tc>
          <w:tcPr>
            <w:tcW w:w="2291" w:type="dxa"/>
            <w:shd w:val="clear" w:color="auto" w:fill="FAFAFA"/>
          </w:tcPr>
          <w:p w14:paraId="3CE10BBE" w14:textId="77777777" w:rsidR="00E631D2" w:rsidRDefault="00000000">
            <w:r>
              <w:t>MCS Task 2 duplicates DCATSe MSP; DSE engineering overlaps with ITSS2 and DCCE platform engineers.</w:t>
            </w:r>
          </w:p>
        </w:tc>
        <w:tc>
          <w:tcPr>
            <w:tcW w:w="2383" w:type="dxa"/>
            <w:shd w:val="clear" w:color="auto" w:fill="FAFAFA"/>
          </w:tcPr>
          <w:p w14:paraId="208C3B3D" w14:textId="77777777" w:rsidR="00E631D2" w:rsidRDefault="00000000">
            <w:r>
              <w:t>Realign under DISA DITCO Premier Microsoft ETSS II or DoD ESI Class J&amp;A (JA21-093).</w:t>
            </w:r>
          </w:p>
        </w:tc>
      </w:tr>
      <w:tr w:rsidR="00E631D2" w14:paraId="469AA178" w14:textId="77777777" w:rsidTr="00AC3D28">
        <w:tc>
          <w:tcPr>
            <w:tcW w:w="1857" w:type="dxa"/>
          </w:tcPr>
          <w:p w14:paraId="4A43116A" w14:textId="77777777" w:rsidR="00E631D2" w:rsidRDefault="00000000">
            <w:r>
              <w:rPr>
                <w:b/>
              </w:rPr>
              <w:lastRenderedPageBreak/>
              <w:t>Data Analytics</w:t>
            </w:r>
          </w:p>
        </w:tc>
        <w:tc>
          <w:tcPr>
            <w:tcW w:w="2566" w:type="dxa"/>
          </w:tcPr>
          <w:p w14:paraId="09FFDFAF" w14:textId="77777777" w:rsidR="00E631D2" w:rsidRDefault="00000000">
            <w:r>
              <w:t>HQ003425FE446</w:t>
            </w:r>
          </w:p>
        </w:tc>
        <w:tc>
          <w:tcPr>
            <w:tcW w:w="2007" w:type="dxa"/>
          </w:tcPr>
          <w:p w14:paraId="3834FDB0" w14:textId="77777777" w:rsidR="00E631D2" w:rsidRDefault="00000000">
            <w:r>
              <w:t>Infogain Corporation</w:t>
            </w:r>
          </w:p>
        </w:tc>
        <w:tc>
          <w:tcPr>
            <w:tcW w:w="1856" w:type="dxa"/>
          </w:tcPr>
          <w:p w14:paraId="63F51CDB" w14:textId="77777777" w:rsidR="00E631D2" w:rsidRDefault="00000000">
            <w:r>
              <w:t>9.0 (11 Onboard)</w:t>
            </w:r>
          </w:p>
        </w:tc>
        <w:tc>
          <w:tcPr>
            <w:tcW w:w="2291" w:type="dxa"/>
          </w:tcPr>
          <w:p w14:paraId="4D60E82E" w14:textId="77777777" w:rsidR="00E631D2" w:rsidRDefault="00000000">
            <w:r>
              <w:t>Data pipeline engineering and dashboarding overlap with IMSS database, ITMS, and FMO OBIEE reporting.</w:t>
            </w:r>
          </w:p>
        </w:tc>
        <w:tc>
          <w:tcPr>
            <w:tcW w:w="2383" w:type="dxa"/>
          </w:tcPr>
          <w:p w14:paraId="19B818C3" w14:textId="77777777" w:rsidR="00E631D2" w:rsidRDefault="00000000">
            <w:r>
              <w:t>Recompete via GSA 8(a) STARS III or Polaris as a dedicated enterprise analytics vehicle.</w:t>
            </w:r>
          </w:p>
        </w:tc>
      </w:tr>
      <w:tr w:rsidR="00E631D2" w14:paraId="5A80FBF9" w14:textId="77777777" w:rsidTr="00AC3D28">
        <w:tc>
          <w:tcPr>
            <w:tcW w:w="1857" w:type="dxa"/>
            <w:shd w:val="clear" w:color="auto" w:fill="FAFAFA"/>
          </w:tcPr>
          <w:p w14:paraId="35314E03" w14:textId="77777777" w:rsidR="00E631D2" w:rsidRDefault="00000000">
            <w:r>
              <w:rPr>
                <w:b/>
              </w:rPr>
              <w:t>DCATSe SS</w:t>
            </w:r>
          </w:p>
        </w:tc>
        <w:tc>
          <w:tcPr>
            <w:tcW w:w="2566" w:type="dxa"/>
            <w:shd w:val="clear" w:color="auto" w:fill="FAFAFA"/>
          </w:tcPr>
          <w:p w14:paraId="3F8AA5A0" w14:textId="77777777" w:rsidR="00E631D2" w:rsidRDefault="00000000">
            <w:r>
              <w:t>HC102821F6001</w:t>
            </w:r>
          </w:p>
        </w:tc>
        <w:tc>
          <w:tcPr>
            <w:tcW w:w="2007" w:type="dxa"/>
            <w:shd w:val="clear" w:color="auto" w:fill="FAFAFA"/>
          </w:tcPr>
          <w:p w14:paraId="4500D17A" w14:textId="77777777" w:rsidR="00E631D2" w:rsidRDefault="00000000">
            <w:r>
              <w:t>22nd Century Technologies</w:t>
            </w:r>
          </w:p>
        </w:tc>
        <w:tc>
          <w:tcPr>
            <w:tcW w:w="1856" w:type="dxa"/>
            <w:shd w:val="clear" w:color="auto" w:fill="FAFAFA"/>
          </w:tcPr>
          <w:p w14:paraId="4B7113CE" w14:textId="77777777" w:rsidR="00E631D2" w:rsidRDefault="00000000">
            <w:r>
              <w:t>11.0 (20 Onboard)</w:t>
            </w:r>
          </w:p>
        </w:tc>
        <w:tc>
          <w:tcPr>
            <w:tcW w:w="2291" w:type="dxa"/>
            <w:shd w:val="clear" w:color="auto" w:fill="FAFAFA"/>
          </w:tcPr>
          <w:p w14:paraId="4C11A18C" w14:textId="77777777" w:rsidR="00E631D2" w:rsidRDefault="00000000">
            <w:r>
              <w:t>Standalone case management development disconnected from end-user training and overlapping MSFT MCS.</w:t>
            </w:r>
          </w:p>
        </w:tc>
        <w:tc>
          <w:tcPr>
            <w:tcW w:w="2383" w:type="dxa"/>
            <w:shd w:val="clear" w:color="auto" w:fill="FAFAFA"/>
          </w:tcPr>
          <w:p w14:paraId="5B6F5E49" w14:textId="20EFEF8A" w:rsidR="00E631D2" w:rsidRDefault="00000000">
            <w:r>
              <w:t>Consolidate with DCATSe Training under a Single Case Management Lifecycle Contract (</w:t>
            </w:r>
            <w:r w:rsidR="00096B7E">
              <w:t xml:space="preserve">GSA </w:t>
            </w:r>
            <w:r>
              <w:t>STARS III).</w:t>
            </w:r>
          </w:p>
        </w:tc>
      </w:tr>
      <w:tr w:rsidR="00E631D2" w14:paraId="707A4C3C" w14:textId="77777777" w:rsidTr="00AC3D28">
        <w:tc>
          <w:tcPr>
            <w:tcW w:w="1857" w:type="dxa"/>
          </w:tcPr>
          <w:p w14:paraId="214F570D" w14:textId="77777777" w:rsidR="00E631D2" w:rsidRDefault="00000000">
            <w:r>
              <w:rPr>
                <w:b/>
              </w:rPr>
              <w:t>DCATSe Training</w:t>
            </w:r>
          </w:p>
        </w:tc>
        <w:tc>
          <w:tcPr>
            <w:tcW w:w="2566" w:type="dxa"/>
          </w:tcPr>
          <w:p w14:paraId="7BCB4E28" w14:textId="77777777" w:rsidR="00E631D2" w:rsidRDefault="00000000">
            <w:r>
              <w:t>HQ003425CE113</w:t>
            </w:r>
          </w:p>
        </w:tc>
        <w:tc>
          <w:tcPr>
            <w:tcW w:w="2007" w:type="dxa"/>
          </w:tcPr>
          <w:p w14:paraId="41825CD3" w14:textId="77777777" w:rsidR="00E631D2" w:rsidRDefault="00000000">
            <w:r>
              <w:t>Gabriel Enterprises Consulting</w:t>
            </w:r>
          </w:p>
        </w:tc>
        <w:tc>
          <w:tcPr>
            <w:tcW w:w="1856" w:type="dxa"/>
          </w:tcPr>
          <w:p w14:paraId="412FF414" w14:textId="77777777" w:rsidR="00E631D2" w:rsidRDefault="00000000">
            <w:r>
              <w:t>4.0 (5 Onboard)</w:t>
            </w:r>
          </w:p>
        </w:tc>
        <w:tc>
          <w:tcPr>
            <w:tcW w:w="2291" w:type="dxa"/>
          </w:tcPr>
          <w:p w14:paraId="67B36C8B" w14:textId="77777777" w:rsidR="00E631D2" w:rsidRDefault="00000000">
            <w:r>
              <w:t>User curriculum development lagging core system releases developed by 22nd Century; duplicates MSP Task 9.</w:t>
            </w:r>
          </w:p>
        </w:tc>
        <w:tc>
          <w:tcPr>
            <w:tcW w:w="2383" w:type="dxa"/>
          </w:tcPr>
          <w:p w14:paraId="6958030F" w14:textId="77777777" w:rsidR="00E631D2" w:rsidRDefault="00000000">
            <w:r>
              <w:t>Merge into DCATSe Case Management Lifecycle Contract under a dedicated Training/SDR CLIN.</w:t>
            </w:r>
          </w:p>
        </w:tc>
      </w:tr>
      <w:tr w:rsidR="00E631D2" w14:paraId="0D513EFC" w14:textId="77777777" w:rsidTr="00AC3D28">
        <w:tc>
          <w:tcPr>
            <w:tcW w:w="1857" w:type="dxa"/>
            <w:shd w:val="clear" w:color="auto" w:fill="FAFAFA"/>
          </w:tcPr>
          <w:p w14:paraId="1ECB8852" w14:textId="2F62ABD9" w:rsidR="00E631D2" w:rsidRDefault="00000000">
            <w:r>
              <w:rPr>
                <w:b/>
              </w:rPr>
              <w:t>CSS MST</w:t>
            </w:r>
            <w:r w:rsidR="00064A50">
              <w:rPr>
                <w:b/>
              </w:rPr>
              <w:t xml:space="preserve"> </w:t>
            </w:r>
            <w:r w:rsidR="00064A50" w:rsidRPr="00122CD0">
              <w:rPr>
                <w:bCs/>
              </w:rPr>
              <w:t xml:space="preserve">(Proposed Follow-on: Business </w:t>
            </w:r>
            <w:r w:rsidR="00064A50" w:rsidRPr="00122CD0">
              <w:rPr>
                <w:bCs/>
              </w:rPr>
              <w:lastRenderedPageBreak/>
              <w:t>Operations and Administrative Support Services - BOASS)</w:t>
            </w:r>
          </w:p>
        </w:tc>
        <w:tc>
          <w:tcPr>
            <w:tcW w:w="2566" w:type="dxa"/>
            <w:shd w:val="clear" w:color="auto" w:fill="FAFAFA"/>
          </w:tcPr>
          <w:p w14:paraId="01396246" w14:textId="77777777" w:rsidR="00E631D2" w:rsidRDefault="00000000">
            <w:r>
              <w:lastRenderedPageBreak/>
              <w:t>HQ003423F0327</w:t>
            </w:r>
          </w:p>
        </w:tc>
        <w:tc>
          <w:tcPr>
            <w:tcW w:w="2007" w:type="dxa"/>
            <w:shd w:val="clear" w:color="auto" w:fill="FAFAFA"/>
          </w:tcPr>
          <w:p w14:paraId="117BB88D" w14:textId="77777777" w:rsidR="00E631D2" w:rsidRDefault="00000000">
            <w:r>
              <w:t>Inflow Logistics LLC</w:t>
            </w:r>
          </w:p>
        </w:tc>
        <w:tc>
          <w:tcPr>
            <w:tcW w:w="1856" w:type="dxa"/>
            <w:shd w:val="clear" w:color="auto" w:fill="FAFAFA"/>
          </w:tcPr>
          <w:p w14:paraId="5263B7A3" w14:textId="77777777" w:rsidR="00E631D2" w:rsidRDefault="00000000">
            <w:r>
              <w:t>26.0 Onboard</w:t>
            </w:r>
          </w:p>
        </w:tc>
        <w:tc>
          <w:tcPr>
            <w:tcW w:w="2291" w:type="dxa"/>
            <w:shd w:val="clear" w:color="auto" w:fill="FAFAFA"/>
          </w:tcPr>
          <w:p w14:paraId="5688D951" w14:textId="77777777" w:rsidR="00E631D2" w:rsidRDefault="00000000">
            <w:r>
              <w:t xml:space="preserve">Records management duplicates IMSS; CRM tasks duplicate </w:t>
            </w:r>
            <w:r>
              <w:lastRenderedPageBreak/>
              <w:t>DCATSe; fragmented non-IT directorate support.</w:t>
            </w:r>
          </w:p>
        </w:tc>
        <w:tc>
          <w:tcPr>
            <w:tcW w:w="2383" w:type="dxa"/>
            <w:shd w:val="clear" w:color="auto" w:fill="FAFAFA"/>
          </w:tcPr>
          <w:p w14:paraId="5B05EC90" w14:textId="3B79523D" w:rsidR="00E631D2" w:rsidRDefault="00143CBD">
            <w:r>
              <w:lastRenderedPageBreak/>
              <w:t>Establish</w:t>
            </w:r>
            <w:r w:rsidRPr="00521A63">
              <w:t xml:space="preserve"> a streamlined small-business direct-award vehicle for </w:t>
            </w:r>
            <w:r w:rsidRPr="00521A63">
              <w:lastRenderedPageBreak/>
              <w:t>multi-directorate operational support</w:t>
            </w:r>
            <w:r w:rsidDel="00143CBD">
              <w:t xml:space="preserve"> </w:t>
            </w:r>
            <w:r>
              <w:t>(FAR 19.8); strip IT tasks into OCIO/DCATSe.</w:t>
            </w:r>
          </w:p>
        </w:tc>
      </w:tr>
      <w:tr w:rsidR="00E631D2" w14:paraId="0D611B6C" w14:textId="77777777" w:rsidTr="00AC3D28">
        <w:tc>
          <w:tcPr>
            <w:tcW w:w="1857" w:type="dxa"/>
          </w:tcPr>
          <w:p w14:paraId="00EA07E4" w14:textId="77777777" w:rsidR="00E631D2" w:rsidRDefault="00000000">
            <w:r>
              <w:rPr>
                <w:b/>
              </w:rPr>
              <w:lastRenderedPageBreak/>
              <w:t>FMO Support</w:t>
            </w:r>
          </w:p>
        </w:tc>
        <w:tc>
          <w:tcPr>
            <w:tcW w:w="2566" w:type="dxa"/>
          </w:tcPr>
          <w:p w14:paraId="2D3D6E1A" w14:textId="77777777" w:rsidR="00E631D2" w:rsidRDefault="00000000">
            <w:r>
              <w:t>HQ003425CE038</w:t>
            </w:r>
          </w:p>
        </w:tc>
        <w:tc>
          <w:tcPr>
            <w:tcW w:w="2007" w:type="dxa"/>
          </w:tcPr>
          <w:p w14:paraId="28B59EBC" w14:textId="77777777" w:rsidR="00E631D2" w:rsidRDefault="00000000">
            <w:r>
              <w:t>Koniag Data Solutions LLC</w:t>
            </w:r>
          </w:p>
        </w:tc>
        <w:tc>
          <w:tcPr>
            <w:tcW w:w="1856" w:type="dxa"/>
          </w:tcPr>
          <w:p w14:paraId="5A97559E" w14:textId="77777777" w:rsidR="00E631D2" w:rsidRDefault="00000000">
            <w:r>
              <w:t>9.0 (6 Onboard)</w:t>
            </w:r>
          </w:p>
        </w:tc>
        <w:tc>
          <w:tcPr>
            <w:tcW w:w="2291" w:type="dxa"/>
          </w:tcPr>
          <w:p w14:paraId="7ABC833F" w14:textId="77777777" w:rsidR="00E631D2" w:rsidRDefault="00000000">
            <w:r>
              <w:t>DAI Help Desk miscategorized as IT; OBIEE reporting overlaps with Enterprise Data Analytics.</w:t>
            </w:r>
          </w:p>
        </w:tc>
        <w:tc>
          <w:tcPr>
            <w:tcW w:w="2383" w:type="dxa"/>
          </w:tcPr>
          <w:p w14:paraId="2D03FF2D" w14:textId="77777777" w:rsidR="00E631D2" w:rsidRDefault="00000000">
            <w:r>
              <w:t>Retain as Federated Financial Management &amp; DAI Operations Contract; preserve FMO command.</w:t>
            </w:r>
          </w:p>
        </w:tc>
      </w:tr>
      <w:tr w:rsidR="00E631D2" w14:paraId="6A3770F2" w14:textId="77777777" w:rsidTr="00AC3D28">
        <w:tc>
          <w:tcPr>
            <w:tcW w:w="1857" w:type="dxa"/>
            <w:shd w:val="clear" w:color="auto" w:fill="FAFAFA"/>
          </w:tcPr>
          <w:p w14:paraId="6165A8F1" w14:textId="77777777" w:rsidR="00E631D2" w:rsidRDefault="00000000">
            <w:r>
              <w:rPr>
                <w:b/>
              </w:rPr>
              <w:t>DoW OIG Audit</w:t>
            </w:r>
          </w:p>
        </w:tc>
        <w:tc>
          <w:tcPr>
            <w:tcW w:w="2566" w:type="dxa"/>
            <w:shd w:val="clear" w:color="auto" w:fill="FAFAFA"/>
          </w:tcPr>
          <w:p w14:paraId="140F13EC" w14:textId="77777777" w:rsidR="00E631D2" w:rsidRDefault="00000000">
            <w:r>
              <w:t>HQ003425F0031</w:t>
            </w:r>
          </w:p>
        </w:tc>
        <w:tc>
          <w:tcPr>
            <w:tcW w:w="2007" w:type="dxa"/>
            <w:shd w:val="clear" w:color="auto" w:fill="FAFAFA"/>
          </w:tcPr>
          <w:p w14:paraId="217C0D91" w14:textId="77777777" w:rsidR="00E631D2" w:rsidRDefault="00000000">
            <w:r>
              <w:t>RMA Associates LLC</w:t>
            </w:r>
          </w:p>
        </w:tc>
        <w:tc>
          <w:tcPr>
            <w:tcW w:w="1856" w:type="dxa"/>
            <w:shd w:val="clear" w:color="auto" w:fill="FAFAFA"/>
          </w:tcPr>
          <w:p w14:paraId="2F213C6F" w14:textId="77777777" w:rsidR="00E631D2" w:rsidRDefault="00000000">
            <w:r>
              <w:t>15.0 (9 Onboard)</w:t>
            </w:r>
          </w:p>
        </w:tc>
        <w:tc>
          <w:tcPr>
            <w:tcW w:w="2291" w:type="dxa"/>
            <w:shd w:val="clear" w:color="auto" w:fill="FAFAFA"/>
          </w:tcPr>
          <w:p w14:paraId="2918301D" w14:textId="77777777" w:rsidR="00E631D2" w:rsidRDefault="00000000">
            <w:r>
              <w:t>Financial statement audit support requiring strict independence from FMO accounting contractors.</w:t>
            </w:r>
          </w:p>
        </w:tc>
        <w:tc>
          <w:tcPr>
            <w:tcW w:w="2383" w:type="dxa"/>
            <w:shd w:val="clear" w:color="auto" w:fill="FAFAFA"/>
          </w:tcPr>
          <w:p w14:paraId="1FFA8E72" w14:textId="77777777" w:rsidR="00E631D2" w:rsidRDefault="00000000">
            <w:r>
              <w:t>Retain standalone under GSA MAS Professional Services (Special Item Number 541211).</w:t>
            </w:r>
          </w:p>
        </w:tc>
      </w:tr>
      <w:tr w:rsidR="00E631D2" w14:paraId="53C6CB50" w14:textId="77777777" w:rsidTr="00AC3D28">
        <w:tc>
          <w:tcPr>
            <w:tcW w:w="1857" w:type="dxa"/>
          </w:tcPr>
          <w:p w14:paraId="6BF4E354" w14:textId="77777777" w:rsidR="00E631D2" w:rsidRDefault="00000000">
            <w:r>
              <w:rPr>
                <w:b/>
              </w:rPr>
              <w:t>DCIS Fin Invest</w:t>
            </w:r>
          </w:p>
        </w:tc>
        <w:tc>
          <w:tcPr>
            <w:tcW w:w="2566" w:type="dxa"/>
          </w:tcPr>
          <w:p w14:paraId="2CC2118A" w14:textId="77777777" w:rsidR="00E631D2" w:rsidRDefault="00000000">
            <w:r>
              <w:t>HQ003425FE144</w:t>
            </w:r>
          </w:p>
        </w:tc>
        <w:tc>
          <w:tcPr>
            <w:tcW w:w="2007" w:type="dxa"/>
          </w:tcPr>
          <w:p w14:paraId="2C27B712" w14:textId="77777777" w:rsidR="00E631D2" w:rsidRDefault="00000000">
            <w:r>
              <w:t>Ruchman and Associates, Inc.</w:t>
            </w:r>
          </w:p>
        </w:tc>
        <w:tc>
          <w:tcPr>
            <w:tcW w:w="1856" w:type="dxa"/>
          </w:tcPr>
          <w:p w14:paraId="0AA70283" w14:textId="77777777" w:rsidR="00E631D2" w:rsidRDefault="00000000">
            <w:r>
              <w:t>12.0 (25 Onboard)</w:t>
            </w:r>
          </w:p>
        </w:tc>
        <w:tc>
          <w:tcPr>
            <w:tcW w:w="2291" w:type="dxa"/>
          </w:tcPr>
          <w:p w14:paraId="44180E51" w14:textId="77777777" w:rsidR="00E631D2" w:rsidRDefault="00000000">
            <w:r>
              <w:t>Specialized financial investigation and asset forfeiture analysis supporting DCIS field offices.</w:t>
            </w:r>
          </w:p>
        </w:tc>
        <w:tc>
          <w:tcPr>
            <w:tcW w:w="2383" w:type="dxa"/>
          </w:tcPr>
          <w:p w14:paraId="69EA1223" w14:textId="77777777" w:rsidR="00E631D2" w:rsidRDefault="00000000">
            <w:r>
              <w:t>Recompete via competitive Small Business / 8(a) Law Enforcement support schedule.</w:t>
            </w:r>
          </w:p>
        </w:tc>
      </w:tr>
    </w:tbl>
    <w:p w14:paraId="0C72ACE8" w14:textId="77777777" w:rsidR="00E631D2" w:rsidRDefault="00E631D2" w:rsidP="00BA0AE0"/>
    <w:p w14:paraId="2A1A9FF7" w14:textId="77777777" w:rsidR="00BA0AE0" w:rsidRDefault="00BA0AE0">
      <w:pPr>
        <w:pStyle w:val="Heading2"/>
        <w:sectPr w:rsidR="00BA0AE0" w:rsidSect="00BA0AE0">
          <w:pgSz w:w="15840" w:h="12240" w:orient="landscape"/>
          <w:pgMar w:top="1800" w:right="1440" w:bottom="1800" w:left="1440" w:header="720" w:footer="720" w:gutter="0"/>
          <w:cols w:space="720"/>
          <w:docGrid w:linePitch="360"/>
        </w:sectPr>
      </w:pPr>
    </w:p>
    <w:p w14:paraId="266008E3" w14:textId="77777777" w:rsidR="00E631D2" w:rsidRDefault="00000000">
      <w:pPr>
        <w:pStyle w:val="Heading2"/>
      </w:pPr>
      <w:r>
        <w:lastRenderedPageBreak/>
        <w:t>III. Detailed Task-by-Task PWS Redundancy Analysis (Cross-Portfolio Matrix)</w:t>
      </w:r>
    </w:p>
    <w:p w14:paraId="4D41C6AE" w14:textId="77777777" w:rsidR="00E631D2" w:rsidRDefault="00000000">
      <w:r>
        <w:t>A line-by-line review of active Performance Work Statements reveals extensive clause-level overlap across five distinct functional clusters. Multiple prime contractors are currently tasked with identical deliverables, resulting in competing architectures, split operational authority, and redundant labor billing.</w:t>
      </w:r>
    </w:p>
    <w:p w14:paraId="6F6FCF5C" w14:textId="77777777" w:rsidR="00E631D2" w:rsidRDefault="00000000">
      <w:pPr>
        <w:pStyle w:val="Heading3"/>
      </w:pPr>
      <w:r>
        <w:t>1. Enterprise Case Management Cluster: DCATSe MSP vs. DCATSe Training vs. MSFT Unified vs. CSS MST</w:t>
      </w:r>
    </w:p>
    <w:p w14:paraId="2F72E792" w14:textId="77777777" w:rsidR="00E631D2" w:rsidRDefault="00000000">
      <w:r>
        <w:t>The most severe software development and operations redundancies exist within the Defense Case Activity Tracking System – Enterprise (DCATSe) environment:</w:t>
      </w:r>
    </w:p>
    <w:tbl>
      <w:tblPr>
        <w:tblStyle w:val="TableGrid"/>
        <w:tblW w:w="131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100" w:type="dxa"/>
          <w:left w:w="100" w:type="dxa"/>
          <w:bottom w:w="100" w:type="dxa"/>
          <w:right w:w="100" w:type="dxa"/>
        </w:tblCellMar>
        <w:tblLook w:val="04A0" w:firstRow="1" w:lastRow="0" w:firstColumn="1" w:lastColumn="0" w:noHBand="0" w:noVBand="1"/>
      </w:tblPr>
      <w:tblGrid>
        <w:gridCol w:w="1795"/>
        <w:gridCol w:w="2610"/>
        <w:gridCol w:w="2970"/>
        <w:gridCol w:w="3165"/>
        <w:gridCol w:w="2620"/>
      </w:tblGrid>
      <w:tr w:rsidR="00E631D2" w14:paraId="71754E47" w14:textId="77777777" w:rsidTr="00AC3D28">
        <w:tc>
          <w:tcPr>
            <w:tcW w:w="1795" w:type="dxa"/>
            <w:shd w:val="clear" w:color="auto" w:fill="F1F3F4"/>
          </w:tcPr>
          <w:p w14:paraId="662A9C49" w14:textId="77777777" w:rsidR="00E631D2" w:rsidRDefault="00000000">
            <w:r>
              <w:rPr>
                <w:b/>
              </w:rPr>
              <w:t>Functional Area</w:t>
            </w:r>
          </w:p>
        </w:tc>
        <w:tc>
          <w:tcPr>
            <w:tcW w:w="2610" w:type="dxa"/>
            <w:shd w:val="clear" w:color="auto" w:fill="F1F3F4"/>
          </w:tcPr>
          <w:p w14:paraId="0BBA8AF8" w14:textId="77777777" w:rsidR="00E631D2" w:rsidRDefault="00000000">
            <w:r>
              <w:rPr>
                <w:b/>
              </w:rPr>
              <w:t>Contract A (PWS Ref &amp; Language)</w:t>
            </w:r>
          </w:p>
        </w:tc>
        <w:tc>
          <w:tcPr>
            <w:tcW w:w="2970" w:type="dxa"/>
            <w:shd w:val="clear" w:color="auto" w:fill="F1F3F4"/>
          </w:tcPr>
          <w:p w14:paraId="0E71F588" w14:textId="77777777" w:rsidR="00E631D2" w:rsidRDefault="00000000">
            <w:r>
              <w:rPr>
                <w:b/>
              </w:rPr>
              <w:t>Contract B (PWS Ref &amp; Language)</w:t>
            </w:r>
          </w:p>
        </w:tc>
        <w:tc>
          <w:tcPr>
            <w:tcW w:w="3165" w:type="dxa"/>
            <w:shd w:val="clear" w:color="auto" w:fill="F1F3F4"/>
          </w:tcPr>
          <w:p w14:paraId="44E5270A" w14:textId="77777777" w:rsidR="00E631D2" w:rsidRDefault="00000000">
            <w:r>
              <w:rPr>
                <w:b/>
              </w:rPr>
              <w:t>Overlap Severity &amp; Operational Impact</w:t>
            </w:r>
          </w:p>
        </w:tc>
        <w:tc>
          <w:tcPr>
            <w:tcW w:w="2620" w:type="dxa"/>
            <w:shd w:val="clear" w:color="auto" w:fill="F1F3F4"/>
          </w:tcPr>
          <w:p w14:paraId="26179329" w14:textId="77777777" w:rsidR="00E631D2" w:rsidRDefault="00000000">
            <w:r>
              <w:rPr>
                <w:b/>
              </w:rPr>
              <w:t>Sourcing Resolution</w:t>
            </w:r>
          </w:p>
        </w:tc>
      </w:tr>
      <w:tr w:rsidR="00E631D2" w14:paraId="57E09EA1" w14:textId="77777777" w:rsidTr="00AC3D28">
        <w:tc>
          <w:tcPr>
            <w:tcW w:w="1795" w:type="dxa"/>
          </w:tcPr>
          <w:p w14:paraId="3C48F773" w14:textId="77777777" w:rsidR="00E631D2" w:rsidRDefault="00000000">
            <w:r>
              <w:rPr>
                <w:b/>
              </w:rPr>
              <w:t>Core Dynamics CRM Development &amp; Backlog Sprints</w:t>
            </w:r>
          </w:p>
        </w:tc>
        <w:tc>
          <w:tcPr>
            <w:tcW w:w="2610" w:type="dxa"/>
          </w:tcPr>
          <w:p w14:paraId="5649C1C8" w14:textId="77777777" w:rsidR="00E631D2" w:rsidRDefault="00000000">
            <w:r>
              <w:rPr>
                <w:b/>
              </w:rPr>
              <w:t>DCATSe MSP</w:t>
            </w:r>
            <w:r>
              <w:t xml:space="preserve"> (</w:t>
            </w:r>
            <w:r>
              <w:rPr>
                <w:rFonts w:ascii="Consolas" w:hAnsi="Consolas"/>
              </w:rPr>
              <w:t>HC102821F6001</w:t>
            </w:r>
            <w:r>
              <w:t>)</w:t>
            </w:r>
            <w:r>
              <w:br/>
            </w:r>
            <w:r>
              <w:rPr>
                <w:b/>
              </w:rPr>
              <w:t>PWS 6.1.10 (Task Area 10):</w:t>
            </w:r>
            <w:r>
              <w:t xml:space="preserve"> "Design, develop, evaluate, modify, and integrate fixes, features, and enhancements through all phases of SDLC... Manage, maintain, and </w:t>
            </w:r>
            <w:r>
              <w:lastRenderedPageBreak/>
              <w:t>publish approved patches... to production."</w:t>
            </w:r>
          </w:p>
        </w:tc>
        <w:tc>
          <w:tcPr>
            <w:tcW w:w="2970" w:type="dxa"/>
          </w:tcPr>
          <w:p w14:paraId="669BE8AD" w14:textId="77777777" w:rsidR="00E631D2" w:rsidRDefault="00000000">
            <w:r>
              <w:rPr>
                <w:b/>
              </w:rPr>
              <w:lastRenderedPageBreak/>
              <w:t>MSFT Unified Support / MCS</w:t>
            </w:r>
            <w:r>
              <w:t xml:space="preserve"> (</w:t>
            </w:r>
            <w:r>
              <w:rPr>
                <w:rFonts w:ascii="Consolas" w:hAnsi="Consolas"/>
              </w:rPr>
              <w:t>HC102822F1363</w:t>
            </w:r>
            <w:r>
              <w:t>)</w:t>
            </w:r>
            <w:r>
              <w:br/>
            </w:r>
            <w:r>
              <w:rPr>
                <w:b/>
              </w:rPr>
              <w:t>PWS 6.2 (Task 2 - MCS for D-CATSe):</w:t>
            </w:r>
            <w:r>
              <w:t xml:space="preserve"> "The contractor... shall refer to Azure DevOps when planning sprints and prioritizing work... work items targeted for completion... may include </w:t>
            </w:r>
            <w:r>
              <w:lastRenderedPageBreak/>
              <w:t>new User Stories, Tasks, or Bugs (Software Defects)."</w:t>
            </w:r>
          </w:p>
        </w:tc>
        <w:tc>
          <w:tcPr>
            <w:tcW w:w="3165" w:type="dxa"/>
          </w:tcPr>
          <w:p w14:paraId="063A1895" w14:textId="77777777" w:rsidR="00E631D2" w:rsidRDefault="00000000">
            <w:r>
              <w:rPr>
                <w:b/>
              </w:rPr>
              <w:lastRenderedPageBreak/>
              <w:t>High (Direct Duplication):</w:t>
            </w:r>
            <w:r>
              <w:t xml:space="preserve"> Both 22nd Century and Microsoft are actively funded to write code, groom Azure DevOps sprint backlogs, and remediate software defects on the exact same DCATSe system.</w:t>
            </w:r>
          </w:p>
        </w:tc>
        <w:tc>
          <w:tcPr>
            <w:tcW w:w="2620" w:type="dxa"/>
          </w:tcPr>
          <w:p w14:paraId="7DCDB689" w14:textId="77777777" w:rsidR="00E631D2" w:rsidRDefault="00000000">
            <w:r>
              <w:t xml:space="preserve">Terminate MSFT MCS Task 2. Realign Microsoft support strictly to OEM break-fix vouchers under DISA ETSS II. Retain all application sprint execution under the </w:t>
            </w:r>
            <w:r>
              <w:lastRenderedPageBreak/>
              <w:t>single case management vehicle.</w:t>
            </w:r>
          </w:p>
        </w:tc>
      </w:tr>
      <w:tr w:rsidR="00E631D2" w14:paraId="186F4156" w14:textId="77777777" w:rsidTr="00AC3D28">
        <w:tc>
          <w:tcPr>
            <w:tcW w:w="1795" w:type="dxa"/>
            <w:shd w:val="clear" w:color="auto" w:fill="FAFAFA"/>
          </w:tcPr>
          <w:p w14:paraId="5F325FE0" w14:textId="77777777" w:rsidR="00E631D2" w:rsidRDefault="00000000">
            <w:r>
              <w:rPr>
                <w:b/>
              </w:rPr>
              <w:lastRenderedPageBreak/>
              <w:t>End-User Training &amp; Curriculum Development</w:t>
            </w:r>
          </w:p>
        </w:tc>
        <w:tc>
          <w:tcPr>
            <w:tcW w:w="2610" w:type="dxa"/>
            <w:shd w:val="clear" w:color="auto" w:fill="FAFAFA"/>
          </w:tcPr>
          <w:p w14:paraId="2A9508F7" w14:textId="77777777" w:rsidR="00E631D2" w:rsidRDefault="00000000">
            <w:r>
              <w:rPr>
                <w:b/>
              </w:rPr>
              <w:t>DCATSe MSP</w:t>
            </w:r>
            <w:r>
              <w:t xml:space="preserve"> (</w:t>
            </w:r>
            <w:r>
              <w:rPr>
                <w:rFonts w:ascii="Consolas" w:hAnsi="Consolas"/>
              </w:rPr>
              <w:t>HC102821F6001</w:t>
            </w:r>
            <w:r>
              <w:t>)</w:t>
            </w:r>
            <w:r>
              <w:br/>
            </w:r>
            <w:r>
              <w:rPr>
                <w:b/>
              </w:rPr>
              <w:t>PWS 6.1.9 (Task Area 9):</w:t>
            </w:r>
            <w:r>
              <w:t xml:space="preserve"> "Conduct technical reviews and develop appropriate materials to train system users... Develop training artifacts... user guides, frequently asked questions (FAQ), and training videos."</w:t>
            </w:r>
          </w:p>
        </w:tc>
        <w:tc>
          <w:tcPr>
            <w:tcW w:w="2970" w:type="dxa"/>
            <w:shd w:val="clear" w:color="auto" w:fill="FAFAFA"/>
          </w:tcPr>
          <w:p w14:paraId="3285B77C" w14:textId="77777777" w:rsidR="00E631D2" w:rsidRDefault="00000000">
            <w:r>
              <w:rPr>
                <w:b/>
              </w:rPr>
              <w:t>DCATSe Training</w:t>
            </w:r>
            <w:r>
              <w:t xml:space="preserve"> (</w:t>
            </w:r>
            <w:r>
              <w:rPr>
                <w:rFonts w:ascii="Consolas" w:hAnsi="Consolas"/>
              </w:rPr>
              <w:t>HQ003425CE113</w:t>
            </w:r>
            <w:r>
              <w:t>)</w:t>
            </w:r>
            <w:r>
              <w:br/>
            </w:r>
            <w:r>
              <w:rPr>
                <w:b/>
              </w:rPr>
              <w:t>PWS 5.4 (Objective 3):</w:t>
            </w:r>
            <w:r>
              <w:t xml:space="preserve"> "Develop complete training support packages to include: 1.) lesson plans, 2.) course design outlines, 3.) presentations, 4.) practical exercises... and certificate templates."</w:t>
            </w:r>
          </w:p>
        </w:tc>
        <w:tc>
          <w:tcPr>
            <w:tcW w:w="3165" w:type="dxa"/>
            <w:shd w:val="clear" w:color="auto" w:fill="FAFAFA"/>
          </w:tcPr>
          <w:p w14:paraId="4EDCDC06" w14:textId="72CE8ACE" w:rsidR="00E631D2" w:rsidRDefault="00000000">
            <w:r>
              <w:rPr>
                <w:b/>
              </w:rPr>
              <w:t>High (Duplicative SOW CLINs):</w:t>
            </w:r>
            <w:r>
              <w:t xml:space="preserve"> </w:t>
            </w:r>
            <w:r w:rsidR="00AC3D28" w:rsidRPr="00AC3D28">
              <w:t>The government pays Gabriel Enterprises $708K/year for training while simultaneously paying 22nd Century under Task Area 9 for identical user guides and training videos ($82K-$137K CLINs).</w:t>
            </w:r>
          </w:p>
        </w:tc>
        <w:tc>
          <w:tcPr>
            <w:tcW w:w="2620" w:type="dxa"/>
            <w:shd w:val="clear" w:color="auto" w:fill="FAFAFA"/>
          </w:tcPr>
          <w:p w14:paraId="09F1B311" w14:textId="77777777" w:rsidR="00E631D2" w:rsidRDefault="00000000">
            <w:r>
              <w:t>Merge Gabriel Enterprises' training scope into the DCATSe MSP contract on GSA 8(a) STARS III. Require user-facing training artifacts as a mandatory condition for "Definition of Done" in software sprints.</w:t>
            </w:r>
          </w:p>
        </w:tc>
      </w:tr>
      <w:tr w:rsidR="00E631D2" w14:paraId="24B2F3FF" w14:textId="77777777" w:rsidTr="00AC3D28">
        <w:tc>
          <w:tcPr>
            <w:tcW w:w="1795" w:type="dxa"/>
          </w:tcPr>
          <w:p w14:paraId="7F2A2F85" w14:textId="77777777" w:rsidR="00E631D2" w:rsidRDefault="00000000">
            <w:r>
              <w:rPr>
                <w:b/>
              </w:rPr>
              <w:t>Dedicated Training Environment Hosting</w:t>
            </w:r>
          </w:p>
        </w:tc>
        <w:tc>
          <w:tcPr>
            <w:tcW w:w="2610" w:type="dxa"/>
          </w:tcPr>
          <w:p w14:paraId="106DF2C3" w14:textId="77777777" w:rsidR="00E631D2" w:rsidRDefault="00000000">
            <w:r>
              <w:rPr>
                <w:b/>
              </w:rPr>
              <w:t>DCATSe MSP</w:t>
            </w:r>
            <w:r>
              <w:t xml:space="preserve"> (</w:t>
            </w:r>
            <w:r>
              <w:rPr>
                <w:rFonts w:ascii="Consolas" w:hAnsi="Consolas"/>
              </w:rPr>
              <w:t>HC102821F6001</w:t>
            </w:r>
            <w:r>
              <w:t>)</w:t>
            </w:r>
            <w:r>
              <w:br/>
            </w:r>
            <w:r>
              <w:rPr>
                <w:b/>
              </w:rPr>
              <w:t>PWS 6.1 (Task 1):</w:t>
            </w:r>
            <w:r>
              <w:t xml:space="preserve"> "System includes dedicated production, staging, and training environments... 24x7 operational support."</w:t>
            </w:r>
          </w:p>
        </w:tc>
        <w:tc>
          <w:tcPr>
            <w:tcW w:w="2970" w:type="dxa"/>
          </w:tcPr>
          <w:p w14:paraId="6506D69D" w14:textId="77777777" w:rsidR="00E631D2" w:rsidRDefault="00000000">
            <w:r>
              <w:rPr>
                <w:b/>
              </w:rPr>
              <w:t>DCATSe Training</w:t>
            </w:r>
            <w:r>
              <w:t xml:space="preserve"> (</w:t>
            </w:r>
            <w:r>
              <w:rPr>
                <w:rFonts w:ascii="Consolas" w:hAnsi="Consolas"/>
              </w:rPr>
              <w:t>HQ003425CE113</w:t>
            </w:r>
            <w:r>
              <w:t>)</w:t>
            </w:r>
            <w:r>
              <w:br/>
            </w:r>
            <w:r>
              <w:rPr>
                <w:b/>
              </w:rPr>
              <w:t>PWS 5.8 (Objective 8):</w:t>
            </w:r>
            <w:r>
              <w:t xml:space="preserve"> "Contractor shall manage and maintain a dedicated DCATS training environment... coordinate for necessary system access, patches, updates, and data refresh cycles."</w:t>
            </w:r>
          </w:p>
        </w:tc>
        <w:tc>
          <w:tcPr>
            <w:tcW w:w="3165" w:type="dxa"/>
          </w:tcPr>
          <w:p w14:paraId="52643294" w14:textId="77777777" w:rsidR="00E631D2" w:rsidRDefault="00000000">
            <w:r>
              <w:rPr>
                <w:b/>
              </w:rPr>
              <w:t>Medium (Split Environment Maintenance):</w:t>
            </w:r>
            <w:r>
              <w:t xml:space="preserve"> Two separate vendors are maintaining and refreshing data inside DCATSe training environments, risking synchronization failures.</w:t>
            </w:r>
          </w:p>
        </w:tc>
        <w:tc>
          <w:tcPr>
            <w:tcW w:w="2620" w:type="dxa"/>
          </w:tcPr>
          <w:p w14:paraId="68F54708" w14:textId="77777777" w:rsidR="00E631D2" w:rsidRDefault="00000000">
            <w:r>
              <w:t>Consolidate environment maintenance exclusively under the primary engineering contractor.</w:t>
            </w:r>
          </w:p>
        </w:tc>
      </w:tr>
      <w:tr w:rsidR="00E631D2" w14:paraId="512EAF23" w14:textId="77777777" w:rsidTr="00AC3D28">
        <w:tc>
          <w:tcPr>
            <w:tcW w:w="1795" w:type="dxa"/>
            <w:shd w:val="clear" w:color="auto" w:fill="FAFAFA"/>
          </w:tcPr>
          <w:p w14:paraId="00473B4F" w14:textId="77777777" w:rsidR="00E631D2" w:rsidRDefault="00000000">
            <w:r>
              <w:rPr>
                <w:b/>
              </w:rPr>
              <w:lastRenderedPageBreak/>
              <w:t>Dynamics CRM Entity &amp; Workflow Configuration</w:t>
            </w:r>
          </w:p>
        </w:tc>
        <w:tc>
          <w:tcPr>
            <w:tcW w:w="2610" w:type="dxa"/>
            <w:shd w:val="clear" w:color="auto" w:fill="FAFAFA"/>
          </w:tcPr>
          <w:p w14:paraId="47BAE59E" w14:textId="77777777" w:rsidR="00E631D2" w:rsidRDefault="00000000">
            <w:r>
              <w:rPr>
                <w:b/>
              </w:rPr>
              <w:t>DCATSe MSP</w:t>
            </w:r>
            <w:r>
              <w:t xml:space="preserve"> (</w:t>
            </w:r>
            <w:r>
              <w:rPr>
                <w:rFonts w:ascii="Consolas" w:hAnsi="Consolas"/>
              </w:rPr>
              <w:t>HC102821F6001</w:t>
            </w:r>
            <w:r>
              <w:t>)</w:t>
            </w:r>
            <w:r>
              <w:br/>
            </w:r>
            <w:r>
              <w:rPr>
                <w:b/>
              </w:rPr>
              <w:t>PWS 6.1.7 (Task Area 7):</w:t>
            </w:r>
            <w:r>
              <w:t xml:space="preserve"> "Create and maintain configuration baselines... Establish formal software development, code control, and build processes for major and minor releases."</w:t>
            </w:r>
          </w:p>
        </w:tc>
        <w:tc>
          <w:tcPr>
            <w:tcW w:w="2970" w:type="dxa"/>
            <w:shd w:val="clear" w:color="auto" w:fill="FAFAFA"/>
          </w:tcPr>
          <w:p w14:paraId="6807C6C6" w14:textId="77777777" w:rsidR="00E631D2" w:rsidRDefault="00000000">
            <w:commentRangeStart w:id="4"/>
            <w:r>
              <w:rPr>
                <w:b/>
              </w:rPr>
              <w:t>CSS MST (Inflow)</w:t>
            </w:r>
            <w:r>
              <w:t xml:space="preserve"> (</w:t>
            </w:r>
            <w:r>
              <w:rPr>
                <w:rFonts w:ascii="Consolas" w:hAnsi="Consolas"/>
              </w:rPr>
              <w:t>HQ003423F0327</w:t>
            </w:r>
            <w:r>
              <w:t>)</w:t>
            </w:r>
            <w:r>
              <w:br/>
            </w:r>
            <w:r>
              <w:rPr>
                <w:b/>
              </w:rPr>
              <w:t>PWS 2.4 (Objective 4 - Data Analyst):</w:t>
            </w:r>
            <w:r>
              <w:t xml:space="preserve"> </w:t>
            </w:r>
            <w:commentRangeEnd w:id="4"/>
            <w:r w:rsidR="00436812">
              <w:rPr>
                <w:rStyle w:val="CommentReference"/>
                <w:sz w:val="24"/>
                <w:szCs w:val="22"/>
              </w:rPr>
              <w:commentReference w:id="4"/>
            </w:r>
            <w:r>
              <w:t>"Task 8: Create, modify, configure, and maintain Microsoft Dynamics CRM entities, attributes, data views, and forms... Task 9: Create and maintain Dynamics CRM user profiles."</w:t>
            </w:r>
          </w:p>
        </w:tc>
        <w:tc>
          <w:tcPr>
            <w:tcW w:w="3165" w:type="dxa"/>
            <w:shd w:val="clear" w:color="auto" w:fill="FAFAFA"/>
          </w:tcPr>
          <w:p w14:paraId="0D618322" w14:textId="77777777" w:rsidR="00E631D2" w:rsidRDefault="00000000">
            <w:r>
              <w:rPr>
                <w:b/>
              </w:rPr>
              <w:t>High (Rogue Application Changes):</w:t>
            </w:r>
            <w:r>
              <w:t xml:space="preserve"> An administrative support contractor (Inflow) is configuring Dynamics CRM entities and user permissions outside the formal CCB controls established by the DCATSe MSP contractor.</w:t>
            </w:r>
          </w:p>
        </w:tc>
        <w:tc>
          <w:tcPr>
            <w:tcW w:w="2620" w:type="dxa"/>
            <w:shd w:val="clear" w:color="auto" w:fill="FAFAFA"/>
          </w:tcPr>
          <w:p w14:paraId="70F063B9" w14:textId="77777777" w:rsidR="00E631D2" w:rsidRDefault="00000000">
            <w:r>
              <w:t>Strip all Dynamics CRM technical configuration tasks out of CSS MST. Transfer user profile management to the ITSS2 Service Desk and entity development to the DCATSe MSP.</w:t>
            </w:r>
          </w:p>
        </w:tc>
      </w:tr>
    </w:tbl>
    <w:p w14:paraId="646A4BEA" w14:textId="77777777" w:rsidR="00E631D2" w:rsidRDefault="00000000">
      <w:pPr>
        <w:pStyle w:val="Heading3"/>
      </w:pPr>
      <w:r>
        <w:t>2. Cloud Infrastructure &amp; Platform Engineering Cluster: ITSS2 vs. DCCE vs. MSFT Unified</w:t>
      </w:r>
    </w:p>
    <w:p w14:paraId="5CEF35FC" w14:textId="77777777" w:rsidR="00E631D2" w:rsidRDefault="00000000">
      <w:r>
        <w:t>Three parallel prime contracts are actively executing server administration, cloud provisioning, and monitoring across the OIG enterprise data center and cloud:</w:t>
      </w:r>
    </w:p>
    <w:tbl>
      <w:tblPr>
        <w:tblStyle w:val="TableGrid"/>
        <w:tblW w:w="129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2337"/>
        <w:gridCol w:w="2756"/>
        <w:gridCol w:w="2756"/>
        <w:gridCol w:w="2415"/>
        <w:gridCol w:w="2696"/>
      </w:tblGrid>
      <w:tr w:rsidR="00E631D2" w14:paraId="1E0D0776" w14:textId="77777777" w:rsidTr="00F93A35">
        <w:tc>
          <w:tcPr>
            <w:tcW w:w="1728" w:type="dxa"/>
            <w:shd w:val="clear" w:color="auto" w:fill="F1F3F4"/>
          </w:tcPr>
          <w:p w14:paraId="5FF6E68D" w14:textId="77777777" w:rsidR="00E631D2" w:rsidRDefault="00000000">
            <w:r>
              <w:rPr>
                <w:b/>
              </w:rPr>
              <w:t>Functional Area</w:t>
            </w:r>
          </w:p>
        </w:tc>
        <w:tc>
          <w:tcPr>
            <w:tcW w:w="1728" w:type="dxa"/>
            <w:shd w:val="clear" w:color="auto" w:fill="F1F3F4"/>
          </w:tcPr>
          <w:p w14:paraId="1DF79F8B" w14:textId="77777777" w:rsidR="00E631D2" w:rsidRDefault="00000000">
            <w:r>
              <w:rPr>
                <w:b/>
              </w:rPr>
              <w:t>Contract A (PWS Ref &amp; Language)</w:t>
            </w:r>
          </w:p>
        </w:tc>
        <w:tc>
          <w:tcPr>
            <w:tcW w:w="1728" w:type="dxa"/>
            <w:shd w:val="clear" w:color="auto" w:fill="F1F3F4"/>
          </w:tcPr>
          <w:p w14:paraId="3FB055B0" w14:textId="77777777" w:rsidR="00E631D2" w:rsidRDefault="00000000">
            <w:r>
              <w:rPr>
                <w:b/>
              </w:rPr>
              <w:t>Contract B (PWS Ref &amp; Language)</w:t>
            </w:r>
          </w:p>
        </w:tc>
        <w:tc>
          <w:tcPr>
            <w:tcW w:w="1728" w:type="dxa"/>
            <w:shd w:val="clear" w:color="auto" w:fill="F1F3F4"/>
          </w:tcPr>
          <w:p w14:paraId="6AD411A2" w14:textId="77777777" w:rsidR="00E631D2" w:rsidRDefault="00000000">
            <w:r>
              <w:rPr>
                <w:b/>
              </w:rPr>
              <w:t>Overlap Severity &amp; Operational Impact</w:t>
            </w:r>
          </w:p>
        </w:tc>
        <w:tc>
          <w:tcPr>
            <w:tcW w:w="1728" w:type="dxa"/>
            <w:shd w:val="clear" w:color="auto" w:fill="F1F3F4"/>
          </w:tcPr>
          <w:p w14:paraId="64B565BE" w14:textId="77777777" w:rsidR="00E631D2" w:rsidRDefault="00000000">
            <w:r>
              <w:rPr>
                <w:b/>
              </w:rPr>
              <w:t>Sourcing Resolution</w:t>
            </w:r>
          </w:p>
        </w:tc>
      </w:tr>
      <w:tr w:rsidR="00E631D2" w14:paraId="633D5071" w14:textId="77777777" w:rsidTr="00F93A35">
        <w:tc>
          <w:tcPr>
            <w:tcW w:w="1728" w:type="dxa"/>
          </w:tcPr>
          <w:p w14:paraId="74E400BF" w14:textId="77777777" w:rsidR="00E631D2" w:rsidRDefault="00000000">
            <w:r>
              <w:rPr>
                <w:b/>
              </w:rPr>
              <w:t>Microsoft Azure DoD IL5 Tenant Engineering</w:t>
            </w:r>
          </w:p>
        </w:tc>
        <w:tc>
          <w:tcPr>
            <w:tcW w:w="1728" w:type="dxa"/>
          </w:tcPr>
          <w:p w14:paraId="69FD9925" w14:textId="77777777" w:rsidR="00E631D2" w:rsidRDefault="00000000">
            <w:r>
              <w:rPr>
                <w:b/>
              </w:rPr>
              <w:t>ITSS2</w:t>
            </w:r>
            <w:r>
              <w:t xml:space="preserve"> (</w:t>
            </w:r>
            <w:r>
              <w:rPr>
                <w:rFonts w:ascii="Consolas" w:hAnsi="Consolas"/>
              </w:rPr>
              <w:t>HQ003426FE222</w:t>
            </w:r>
            <w:r>
              <w:t>)</w:t>
            </w:r>
            <w:r>
              <w:br/>
            </w:r>
            <w:r>
              <w:rPr>
                <w:b/>
              </w:rPr>
              <w:t>PWS 5.4.4 &amp; 5.4.6:</w:t>
            </w:r>
            <w:r>
              <w:t xml:space="preserve"> "Management of hybrid cloud infrastructure... Support and perform </w:t>
            </w:r>
            <w:r>
              <w:lastRenderedPageBreak/>
              <w:t>migration of VM and platforms from on-premises to cloud... deploy or build natively in cloud."</w:t>
            </w:r>
          </w:p>
        </w:tc>
        <w:tc>
          <w:tcPr>
            <w:tcW w:w="1728" w:type="dxa"/>
          </w:tcPr>
          <w:p w14:paraId="40E900B9" w14:textId="77777777" w:rsidR="00E631D2" w:rsidRDefault="00000000">
            <w:commentRangeStart w:id="5"/>
            <w:r>
              <w:rPr>
                <w:b/>
              </w:rPr>
              <w:lastRenderedPageBreak/>
              <w:t>DCCE</w:t>
            </w:r>
            <w:r>
              <w:t xml:space="preserve"> (</w:t>
            </w:r>
            <w:r>
              <w:rPr>
                <w:rFonts w:ascii="Consolas" w:hAnsi="Consolas"/>
              </w:rPr>
              <w:t>HQ003425CE024</w:t>
            </w:r>
            <w:r>
              <w:t>)</w:t>
            </w:r>
            <w:r>
              <w:br/>
            </w:r>
            <w:r>
              <w:rPr>
                <w:b/>
              </w:rPr>
              <w:t>PWS 5.1.1 (Task 2):</w:t>
            </w:r>
            <w:r>
              <w:t xml:space="preserve"> </w:t>
            </w:r>
            <w:commentRangeEnd w:id="5"/>
            <w:r w:rsidR="00436812">
              <w:rPr>
                <w:rStyle w:val="CommentReference"/>
                <w:sz w:val="24"/>
                <w:szCs w:val="22"/>
              </w:rPr>
              <w:commentReference w:id="5"/>
            </w:r>
            <w:r>
              <w:t xml:space="preserve">"Establish and secure the OIG Azure and M365 IL5 cloud tenant(s) and perform all subsequent </w:t>
            </w:r>
            <w:r>
              <w:lastRenderedPageBreak/>
              <w:t>migration activities... design, development, security, and implementation of hybrid (ExpressRoute) connected Azure cloud."</w:t>
            </w:r>
          </w:p>
        </w:tc>
        <w:tc>
          <w:tcPr>
            <w:tcW w:w="1728" w:type="dxa"/>
          </w:tcPr>
          <w:p w14:paraId="45CDA2B5" w14:textId="77777777" w:rsidR="00E631D2" w:rsidRDefault="00000000">
            <w:r>
              <w:rPr>
                <w:b/>
              </w:rPr>
              <w:lastRenderedPageBreak/>
              <w:t>Critical (Competing Tenant Architects):</w:t>
            </w:r>
            <w:r>
              <w:t xml:space="preserve"> Both contractors are contractually authorized to deploy cloud infrastructure, </w:t>
            </w:r>
            <w:r>
              <w:lastRenderedPageBreak/>
              <w:t>configure ExpressRoute circuits, and engineer IL5 Azure tenants, leading to configuration drift and blurred accountability.</w:t>
            </w:r>
          </w:p>
        </w:tc>
        <w:tc>
          <w:tcPr>
            <w:tcW w:w="1728" w:type="dxa"/>
          </w:tcPr>
          <w:p w14:paraId="7CE7CA00" w14:textId="77777777" w:rsidR="00E631D2" w:rsidRDefault="00000000">
            <w:r>
              <w:lastRenderedPageBreak/>
              <w:t xml:space="preserve">Consolidate all cloud architecture and migration under a single Cloud Infrastructure CLIN in the Unified OCIO </w:t>
            </w:r>
            <w:r>
              <w:lastRenderedPageBreak/>
              <w:t>Services Portfolio (GSA Alliant 2/3).</w:t>
            </w:r>
          </w:p>
        </w:tc>
      </w:tr>
      <w:tr w:rsidR="00E631D2" w14:paraId="5036809B" w14:textId="77777777" w:rsidTr="00F93A35">
        <w:tc>
          <w:tcPr>
            <w:tcW w:w="1728" w:type="dxa"/>
            <w:shd w:val="clear" w:color="auto" w:fill="FAFAFA"/>
          </w:tcPr>
          <w:p w14:paraId="4243F55D" w14:textId="77777777" w:rsidR="00E631D2" w:rsidRDefault="00000000">
            <w:r>
              <w:rPr>
                <w:b/>
              </w:rPr>
              <w:lastRenderedPageBreak/>
              <w:t>Server Virtualization &amp; Hypervisor Operations</w:t>
            </w:r>
          </w:p>
        </w:tc>
        <w:tc>
          <w:tcPr>
            <w:tcW w:w="1728" w:type="dxa"/>
            <w:shd w:val="clear" w:color="auto" w:fill="FAFAFA"/>
          </w:tcPr>
          <w:p w14:paraId="4428C35B" w14:textId="77777777" w:rsidR="00E631D2" w:rsidRDefault="00000000">
            <w:r>
              <w:rPr>
                <w:b/>
              </w:rPr>
              <w:t>ITSS2</w:t>
            </w:r>
            <w:r>
              <w:t xml:space="preserve"> (</w:t>
            </w:r>
            <w:r>
              <w:rPr>
                <w:rFonts w:ascii="Consolas" w:hAnsi="Consolas"/>
              </w:rPr>
              <w:t>HQ003426FE222</w:t>
            </w:r>
            <w:r>
              <w:t>)</w:t>
            </w:r>
            <w:r>
              <w:br/>
            </w:r>
            <w:r>
              <w:rPr>
                <w:b/>
              </w:rPr>
              <w:t>PWS 5.4.3.1:</w:t>
            </w:r>
            <w:r>
              <w:t xml:space="preserve"> "Set up and manage system, service and computer accounts, perform access control... Provision new Infrastructure as required... Provide patching for all system components."</w:t>
            </w:r>
          </w:p>
        </w:tc>
        <w:tc>
          <w:tcPr>
            <w:tcW w:w="1728" w:type="dxa"/>
            <w:shd w:val="clear" w:color="auto" w:fill="FAFAFA"/>
          </w:tcPr>
          <w:p w14:paraId="6ADB5A57" w14:textId="77777777" w:rsidR="00E631D2" w:rsidRDefault="00000000">
            <w:r>
              <w:rPr>
                <w:b/>
              </w:rPr>
              <w:t>DCCE</w:t>
            </w:r>
            <w:r>
              <w:t xml:space="preserve"> (</w:t>
            </w:r>
            <w:r>
              <w:rPr>
                <w:rFonts w:ascii="Consolas" w:hAnsi="Consolas"/>
              </w:rPr>
              <w:t>HQ003425CE024</w:t>
            </w:r>
            <w:r>
              <w:t>)</w:t>
            </w:r>
            <w:r>
              <w:br/>
            </w:r>
            <w:r>
              <w:rPr>
                <w:b/>
              </w:rPr>
              <w:t>PWS 5.1.1 (Task 7):</w:t>
            </w:r>
            <w:r>
              <w:t xml:space="preserve"> "Support OIG system virtualization and the installation, configuration, deployment, and securing of the DoD OIG VMware environments located at DISA and Mark Center (vSphere, ESXi, vCenter)."</w:t>
            </w:r>
          </w:p>
        </w:tc>
        <w:tc>
          <w:tcPr>
            <w:tcW w:w="1728" w:type="dxa"/>
            <w:shd w:val="clear" w:color="auto" w:fill="FAFAFA"/>
          </w:tcPr>
          <w:p w14:paraId="7C25A51A" w14:textId="77777777" w:rsidR="00E631D2" w:rsidRDefault="00000000">
            <w:r>
              <w:rPr>
                <w:b/>
              </w:rPr>
              <w:t>High (Duplicate System Admins):</w:t>
            </w:r>
            <w:r>
              <w:t xml:space="preserve"> Parallel VMware administrator labor categories are billed across both contracts, performing redundant patching and maintenance on the same Mark Center physical clusters.</w:t>
            </w:r>
          </w:p>
        </w:tc>
        <w:tc>
          <w:tcPr>
            <w:tcW w:w="1728" w:type="dxa"/>
            <w:shd w:val="clear" w:color="auto" w:fill="FAFAFA"/>
          </w:tcPr>
          <w:p w14:paraId="4B3BCD0E" w14:textId="77777777" w:rsidR="00E631D2" w:rsidRDefault="00000000">
            <w:r>
              <w:t>Assign all day-to-day OS, hypervisor, and virtual server maintenance to ITSS2. Restrict DCCE scope during transition to physical hardware racking and data center decommissioning.</w:t>
            </w:r>
          </w:p>
        </w:tc>
      </w:tr>
      <w:tr w:rsidR="00E631D2" w14:paraId="59544D05" w14:textId="77777777" w:rsidTr="00F93A35">
        <w:tc>
          <w:tcPr>
            <w:tcW w:w="1728" w:type="dxa"/>
          </w:tcPr>
          <w:p w14:paraId="55F09113" w14:textId="77777777" w:rsidR="00E631D2" w:rsidRDefault="00000000">
            <w:r>
              <w:rPr>
                <w:b/>
              </w:rPr>
              <w:t>Enterprise Infrastructure Monitoring (SCOM / PRTG)</w:t>
            </w:r>
          </w:p>
        </w:tc>
        <w:tc>
          <w:tcPr>
            <w:tcW w:w="1728" w:type="dxa"/>
          </w:tcPr>
          <w:p w14:paraId="08FA6CC8" w14:textId="77777777" w:rsidR="00E631D2" w:rsidRDefault="00000000">
            <w:r>
              <w:rPr>
                <w:b/>
              </w:rPr>
              <w:t>ITSS2</w:t>
            </w:r>
            <w:r>
              <w:t xml:space="preserve"> (</w:t>
            </w:r>
            <w:r>
              <w:rPr>
                <w:rFonts w:ascii="Consolas" w:hAnsi="Consolas"/>
              </w:rPr>
              <w:t>HQ003426FE222</w:t>
            </w:r>
            <w:r>
              <w:t>)</w:t>
            </w:r>
            <w:r>
              <w:br/>
            </w:r>
            <w:r>
              <w:rPr>
                <w:b/>
              </w:rPr>
              <w:t>PWS 5.4.3.1:</w:t>
            </w:r>
            <w:r>
              <w:t xml:space="preserve"> "Provide proactive and scheduled monitoring of infrastructure and </w:t>
            </w:r>
            <w:r>
              <w:lastRenderedPageBreak/>
              <w:t>systems (network, server, resource capacity, uptime) using monitoring tools (SCOM, Nagios, PRTG)."</w:t>
            </w:r>
          </w:p>
        </w:tc>
        <w:tc>
          <w:tcPr>
            <w:tcW w:w="1728" w:type="dxa"/>
          </w:tcPr>
          <w:p w14:paraId="0A2BF732" w14:textId="77777777" w:rsidR="00E631D2" w:rsidRDefault="00000000">
            <w:r>
              <w:rPr>
                <w:b/>
              </w:rPr>
              <w:lastRenderedPageBreak/>
              <w:t>DCCE</w:t>
            </w:r>
            <w:r>
              <w:t xml:space="preserve"> (</w:t>
            </w:r>
            <w:r>
              <w:rPr>
                <w:rFonts w:ascii="Consolas" w:hAnsi="Consolas"/>
              </w:rPr>
              <w:t>HQ003425CE024</w:t>
            </w:r>
            <w:r>
              <w:t>)</w:t>
            </w:r>
            <w:r>
              <w:br/>
            </w:r>
            <w:r>
              <w:rPr>
                <w:b/>
              </w:rPr>
              <w:t>PWS 5.1.1 (Task 8):</w:t>
            </w:r>
            <w:r>
              <w:t xml:space="preserve"> "Implementation and modifications of enterprise monitoring tools in data center and </w:t>
            </w:r>
            <w:r>
              <w:lastRenderedPageBreak/>
              <w:t>cloud... utilizing monitoring tools such as Paessler Router Traffic Grapher (PRTG) and Microsoft SCOM."</w:t>
            </w:r>
          </w:p>
        </w:tc>
        <w:tc>
          <w:tcPr>
            <w:tcW w:w="1728" w:type="dxa"/>
          </w:tcPr>
          <w:p w14:paraId="53B6F807" w14:textId="77777777" w:rsidR="00E631D2" w:rsidRDefault="00000000">
            <w:r>
              <w:rPr>
                <w:b/>
              </w:rPr>
              <w:lastRenderedPageBreak/>
              <w:t>Medium (Redundant Dashboards):</w:t>
            </w:r>
            <w:r>
              <w:t xml:space="preserve"> Both contractors configure alerts and maintain SCOM/PRTG </w:t>
            </w:r>
            <w:r>
              <w:lastRenderedPageBreak/>
              <w:t>platforms, creating duplicate dashboard feeds and conflicting alert escalation thresholds.</w:t>
            </w:r>
          </w:p>
        </w:tc>
        <w:tc>
          <w:tcPr>
            <w:tcW w:w="1728" w:type="dxa"/>
          </w:tcPr>
          <w:p w14:paraId="2D560D98" w14:textId="77777777" w:rsidR="00E631D2" w:rsidRDefault="00000000">
            <w:r>
              <w:lastRenderedPageBreak/>
              <w:t>Centralize all enterprise monitoring and alert routing under the ITSS2 Enterprise Service Desk operations team.</w:t>
            </w:r>
          </w:p>
        </w:tc>
      </w:tr>
      <w:tr w:rsidR="00E631D2" w14:paraId="03EC68D7" w14:textId="77777777" w:rsidTr="00F93A35">
        <w:tc>
          <w:tcPr>
            <w:tcW w:w="1728" w:type="dxa"/>
            <w:shd w:val="clear" w:color="auto" w:fill="FAFAFA"/>
          </w:tcPr>
          <w:p w14:paraId="121B99A0" w14:textId="77777777" w:rsidR="00E631D2" w:rsidRDefault="00000000">
            <w:r>
              <w:rPr>
                <w:b/>
              </w:rPr>
              <w:t>Tier 3 System Center &amp; SQL Engineering Escalation</w:t>
            </w:r>
          </w:p>
        </w:tc>
        <w:tc>
          <w:tcPr>
            <w:tcW w:w="1728" w:type="dxa"/>
            <w:shd w:val="clear" w:color="auto" w:fill="FAFAFA"/>
          </w:tcPr>
          <w:p w14:paraId="47E15CAD" w14:textId="77777777" w:rsidR="00E631D2" w:rsidRDefault="00000000">
            <w:r>
              <w:rPr>
                <w:b/>
              </w:rPr>
              <w:t>ITSS2</w:t>
            </w:r>
            <w:r>
              <w:t xml:space="preserve"> (</w:t>
            </w:r>
            <w:r>
              <w:rPr>
                <w:rFonts w:ascii="Consolas" w:hAnsi="Consolas"/>
              </w:rPr>
              <w:t>HQ003426FE222</w:t>
            </w:r>
            <w:r>
              <w:t>)</w:t>
            </w:r>
            <w:r>
              <w:br/>
            </w:r>
            <w:r>
              <w:rPr>
                <w:b/>
              </w:rPr>
              <w:t>PWS 5.4.1.4 &amp; 5.4.3.4:</w:t>
            </w:r>
            <w:r>
              <w:t xml:space="preserve"> Full responsibility for administration, tuning, and maintenance across SharePoint, Exchange, SQL Server, and Dynamics CRM environments.</w:t>
            </w:r>
          </w:p>
        </w:tc>
        <w:tc>
          <w:tcPr>
            <w:tcW w:w="1728" w:type="dxa"/>
            <w:shd w:val="clear" w:color="auto" w:fill="FAFAFA"/>
          </w:tcPr>
          <w:p w14:paraId="2BAD329D" w14:textId="77777777" w:rsidR="00E631D2" w:rsidRDefault="00000000">
            <w:r>
              <w:rPr>
                <w:b/>
              </w:rPr>
              <w:t>MSFT Unified Support</w:t>
            </w:r>
            <w:r>
              <w:t xml:space="preserve"> (</w:t>
            </w:r>
            <w:r>
              <w:rPr>
                <w:rFonts w:ascii="Consolas" w:hAnsi="Consolas"/>
              </w:rPr>
              <w:t>HC102822F1363</w:t>
            </w:r>
            <w:r>
              <w:t>)</w:t>
            </w:r>
            <w:r>
              <w:br/>
            </w:r>
            <w:r>
              <w:rPr>
                <w:b/>
              </w:rPr>
              <w:t>PWS 6.1.6 (Subtask 6):</w:t>
            </w:r>
            <w:r>
              <w:t xml:space="preserve"> "Dedicated Support Engineering (DSE) resources shall provide technical support in their specified product line: Exchange, Platform, SharePoint, SCCM, SCOM, SQL, Dynamics, PowerBI."</w:t>
            </w:r>
          </w:p>
        </w:tc>
        <w:tc>
          <w:tcPr>
            <w:tcW w:w="1728" w:type="dxa"/>
            <w:shd w:val="clear" w:color="auto" w:fill="FAFAFA"/>
          </w:tcPr>
          <w:p w14:paraId="2E7B7BBD" w14:textId="77777777" w:rsidR="00E631D2" w:rsidRDefault="00000000">
            <w:r>
              <w:rPr>
                <w:b/>
              </w:rPr>
              <w:t>Medium (Contractor Inefficiencies):</w:t>
            </w:r>
            <w:r>
              <w:t xml:space="preserve"> ITSS2 tier 3 engineers frequently defer complex system tuning to Microsoft DSE hours while continuing to bill hours against infrastructure CLINs.</w:t>
            </w:r>
          </w:p>
        </w:tc>
        <w:tc>
          <w:tcPr>
            <w:tcW w:w="1728" w:type="dxa"/>
            <w:shd w:val="clear" w:color="auto" w:fill="FAFAFA"/>
          </w:tcPr>
          <w:p w14:paraId="5246DF2B" w14:textId="77777777" w:rsidR="00E631D2" w:rsidRDefault="00000000">
            <w:commentRangeStart w:id="6"/>
            <w:r>
              <w:t>Establish formal triage protocols: ITSS2 must validate and exhaust internal tier 3 procedures before requesting COR</w:t>
            </w:r>
            <w:commentRangeEnd w:id="6"/>
            <w:r w:rsidR="00032FBC">
              <w:rPr>
                <w:rStyle w:val="CommentReference"/>
                <w:sz w:val="24"/>
                <w:szCs w:val="22"/>
              </w:rPr>
              <w:commentReference w:id="6"/>
            </w:r>
            <w:r>
              <w:t>-authorized Microsoft DSE voucher hours under DISA ETSS II.</w:t>
            </w:r>
          </w:p>
        </w:tc>
      </w:tr>
    </w:tbl>
    <w:p w14:paraId="1F7EA905" w14:textId="77777777" w:rsidR="00E631D2" w:rsidRDefault="00E631D2" w:rsidP="00F93A35"/>
    <w:p w14:paraId="5926DF09" w14:textId="77777777" w:rsidR="00E631D2" w:rsidRDefault="00000000">
      <w:pPr>
        <w:pStyle w:val="Heading3"/>
      </w:pPr>
      <w:r>
        <w:t>3. Information &amp; Records Management Cluster: IMSS vs. CSS MST</w:t>
      </w:r>
    </w:p>
    <w:p w14:paraId="43473B47" w14:textId="77777777" w:rsidR="00E631D2" w:rsidRDefault="00000000">
      <w:r>
        <w:t>A profound and previously unaddressed duplication exists between the Information Management Support Services (IMSS) contract and the Mission Support Team (CSS MST) contract:</w:t>
      </w:r>
    </w:p>
    <w:tbl>
      <w:tblPr>
        <w:tblStyle w:val="TableGrid"/>
        <w:tblW w:w="129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2586"/>
        <w:gridCol w:w="2845"/>
        <w:gridCol w:w="2845"/>
        <w:gridCol w:w="2342"/>
        <w:gridCol w:w="2342"/>
      </w:tblGrid>
      <w:tr w:rsidR="00E631D2" w14:paraId="32E1DBB7" w14:textId="77777777" w:rsidTr="00F93A35">
        <w:tc>
          <w:tcPr>
            <w:tcW w:w="1728" w:type="dxa"/>
            <w:shd w:val="clear" w:color="auto" w:fill="F1F3F4"/>
          </w:tcPr>
          <w:p w14:paraId="1EB9F8EC" w14:textId="77777777" w:rsidR="00E631D2" w:rsidRDefault="00000000">
            <w:r>
              <w:rPr>
                <w:b/>
              </w:rPr>
              <w:lastRenderedPageBreak/>
              <w:t>Functional Area</w:t>
            </w:r>
          </w:p>
        </w:tc>
        <w:tc>
          <w:tcPr>
            <w:tcW w:w="1728" w:type="dxa"/>
            <w:shd w:val="clear" w:color="auto" w:fill="F1F3F4"/>
          </w:tcPr>
          <w:p w14:paraId="5F8F3F50" w14:textId="77777777" w:rsidR="00E631D2" w:rsidRDefault="00000000">
            <w:r>
              <w:rPr>
                <w:b/>
              </w:rPr>
              <w:t>Contract A (PWS Ref &amp; Language)</w:t>
            </w:r>
          </w:p>
        </w:tc>
        <w:tc>
          <w:tcPr>
            <w:tcW w:w="1728" w:type="dxa"/>
            <w:shd w:val="clear" w:color="auto" w:fill="F1F3F4"/>
          </w:tcPr>
          <w:p w14:paraId="157CC824" w14:textId="77777777" w:rsidR="00E631D2" w:rsidRDefault="00000000">
            <w:r>
              <w:rPr>
                <w:b/>
              </w:rPr>
              <w:t>Contract B (PWS Ref &amp; Language)</w:t>
            </w:r>
          </w:p>
        </w:tc>
        <w:tc>
          <w:tcPr>
            <w:tcW w:w="1728" w:type="dxa"/>
            <w:shd w:val="clear" w:color="auto" w:fill="F1F3F4"/>
          </w:tcPr>
          <w:p w14:paraId="6F16CC04" w14:textId="77777777" w:rsidR="00E631D2" w:rsidRDefault="00000000">
            <w:r>
              <w:rPr>
                <w:b/>
              </w:rPr>
              <w:t>Overlap Severity &amp; Operational Impact</w:t>
            </w:r>
          </w:p>
        </w:tc>
        <w:tc>
          <w:tcPr>
            <w:tcW w:w="1728" w:type="dxa"/>
            <w:shd w:val="clear" w:color="auto" w:fill="F1F3F4"/>
          </w:tcPr>
          <w:p w14:paraId="589DA578" w14:textId="77777777" w:rsidR="00E631D2" w:rsidRDefault="00000000">
            <w:r>
              <w:rPr>
                <w:b/>
              </w:rPr>
              <w:t>Sourcing Resolution</w:t>
            </w:r>
          </w:p>
        </w:tc>
      </w:tr>
      <w:tr w:rsidR="00E631D2" w14:paraId="2BC9C4F4" w14:textId="77777777" w:rsidTr="00F93A35">
        <w:tc>
          <w:tcPr>
            <w:tcW w:w="1728" w:type="dxa"/>
          </w:tcPr>
          <w:p w14:paraId="1DB6BD45" w14:textId="77777777" w:rsidR="00E631D2" w:rsidRDefault="00000000">
            <w:r>
              <w:rPr>
                <w:b/>
              </w:rPr>
              <w:t>Records Retention Schedules &amp; File Plans</w:t>
            </w:r>
          </w:p>
        </w:tc>
        <w:tc>
          <w:tcPr>
            <w:tcW w:w="1728" w:type="dxa"/>
          </w:tcPr>
          <w:p w14:paraId="0687C5FA" w14:textId="77777777" w:rsidR="00E631D2" w:rsidRDefault="00000000">
            <w:r>
              <w:rPr>
                <w:b/>
              </w:rPr>
              <w:t>IMSS</w:t>
            </w:r>
            <w:r>
              <w:t xml:space="preserve"> (</w:t>
            </w:r>
            <w:r>
              <w:rPr>
                <w:rFonts w:ascii="Consolas" w:hAnsi="Consolas"/>
              </w:rPr>
              <w:t>HQ003423F0695</w:t>
            </w:r>
            <w:r>
              <w:t>)</w:t>
            </w:r>
            <w:r>
              <w:br/>
            </w:r>
            <w:r>
              <w:rPr>
                <w:b/>
              </w:rPr>
              <w:t>PWS 5.4:</w:t>
            </w:r>
            <w:r>
              <w:t xml:space="preserve"> "Support the implementation and maintenance of a records retention schedule for approximately 50 record schedules per year... conduct inventories, research, and draft record retention schedules and file plans."</w:t>
            </w:r>
          </w:p>
        </w:tc>
        <w:tc>
          <w:tcPr>
            <w:tcW w:w="1728" w:type="dxa"/>
          </w:tcPr>
          <w:p w14:paraId="21C2CD5B" w14:textId="77777777" w:rsidR="00E631D2" w:rsidRDefault="00000000">
            <w:commentRangeStart w:id="7"/>
            <w:r>
              <w:rPr>
                <w:b/>
              </w:rPr>
              <w:t>CSS MST (Inflow)</w:t>
            </w:r>
            <w:r>
              <w:t xml:space="preserve"> (</w:t>
            </w:r>
            <w:r>
              <w:rPr>
                <w:rFonts w:ascii="Consolas" w:hAnsi="Consolas"/>
              </w:rPr>
              <w:t>HQ003423F0327</w:t>
            </w:r>
            <w:r>
              <w:t>)</w:t>
            </w:r>
            <w:r>
              <w:br/>
            </w:r>
            <w:r>
              <w:rPr>
                <w:b/>
              </w:rPr>
              <w:t>PWS 2.10 (Objective 10 - Info Mgmt Task 1 &amp; 2):</w:t>
            </w:r>
            <w:r>
              <w:t xml:space="preserve"> </w:t>
            </w:r>
            <w:commentRangeEnd w:id="7"/>
            <w:r w:rsidR="00032FBC">
              <w:rPr>
                <w:rStyle w:val="CommentReference"/>
                <w:sz w:val="24"/>
                <w:szCs w:val="22"/>
              </w:rPr>
              <w:commentReference w:id="7"/>
            </w:r>
            <w:r>
              <w:t>"Task 1: Provide support for development, implementation, and utilization of OIG’s classification scheme and associated file plans and records schedules... Task 2: Provide input to IGD management... organizing, retrieving, preserving, and disposing records."</w:t>
            </w:r>
          </w:p>
        </w:tc>
        <w:tc>
          <w:tcPr>
            <w:tcW w:w="1728" w:type="dxa"/>
          </w:tcPr>
          <w:p w14:paraId="494CE51D" w14:textId="77777777" w:rsidR="00E631D2" w:rsidRDefault="00000000">
            <w:r>
              <w:rPr>
                <w:b/>
              </w:rPr>
              <w:t>Critical (Direct Scope Duplication):</w:t>
            </w:r>
            <w:r>
              <w:t xml:space="preserve"> Inflow Logistics (CSS MST) is executing identical records schedule maintenance, file plan development, and NARA compliance reviews assigned to Akima under IMSS PWS 5.4.</w:t>
            </w:r>
          </w:p>
        </w:tc>
        <w:tc>
          <w:tcPr>
            <w:tcW w:w="1728" w:type="dxa"/>
          </w:tcPr>
          <w:p w14:paraId="25FE6733" w14:textId="77777777" w:rsidR="00E631D2" w:rsidRDefault="00000000">
            <w:r>
              <w:rPr>
                <w:b/>
              </w:rPr>
              <w:t>Immediately de-obligate Objective 10 from CSS MST.</w:t>
            </w:r>
            <w:r>
              <w:t xml:space="preserve"> Consolidate all records management and file plan authority under IMSS (Information Governance Division).</w:t>
            </w:r>
          </w:p>
        </w:tc>
      </w:tr>
      <w:tr w:rsidR="00E631D2" w14:paraId="7FEA774D" w14:textId="77777777" w:rsidTr="00F93A35">
        <w:tc>
          <w:tcPr>
            <w:tcW w:w="1728" w:type="dxa"/>
            <w:shd w:val="clear" w:color="auto" w:fill="FAFAFA"/>
          </w:tcPr>
          <w:p w14:paraId="76958BAB" w14:textId="77777777" w:rsidR="00E631D2" w:rsidRDefault="00000000">
            <w:r>
              <w:rPr>
                <w:b/>
              </w:rPr>
              <w:t>SharePoint &amp; Shared-Drive File Normalization (ROT Cleanup)</w:t>
            </w:r>
          </w:p>
        </w:tc>
        <w:tc>
          <w:tcPr>
            <w:tcW w:w="1728" w:type="dxa"/>
            <w:shd w:val="clear" w:color="auto" w:fill="FAFAFA"/>
          </w:tcPr>
          <w:p w14:paraId="621C26D1" w14:textId="77777777" w:rsidR="00E631D2" w:rsidRDefault="00000000">
            <w:r>
              <w:rPr>
                <w:b/>
              </w:rPr>
              <w:t>IMSS</w:t>
            </w:r>
            <w:r>
              <w:t xml:space="preserve"> (</w:t>
            </w:r>
            <w:r>
              <w:rPr>
                <w:rFonts w:ascii="Consolas" w:hAnsi="Consolas"/>
              </w:rPr>
              <w:t>HQ003423F0695</w:t>
            </w:r>
            <w:r>
              <w:t>)</w:t>
            </w:r>
            <w:r>
              <w:br/>
            </w:r>
            <w:r>
              <w:rPr>
                <w:b/>
              </w:rPr>
              <w:t>PWS 5.5:</w:t>
            </w:r>
            <w:r>
              <w:t xml:space="preserve"> "Support for organizing, normalizing, and cleaning duplicates and redundant obsolete and trivial (ROT) files found within shared-drives and Microsoft </w:t>
            </w:r>
            <w:r>
              <w:lastRenderedPageBreak/>
              <w:t>SharePoint sites... oversees 200M electronic documents."</w:t>
            </w:r>
          </w:p>
        </w:tc>
        <w:tc>
          <w:tcPr>
            <w:tcW w:w="1728" w:type="dxa"/>
            <w:shd w:val="clear" w:color="auto" w:fill="FAFAFA"/>
          </w:tcPr>
          <w:p w14:paraId="6D09F7F7" w14:textId="77777777" w:rsidR="00E631D2" w:rsidRDefault="00000000">
            <w:commentRangeStart w:id="8"/>
            <w:r>
              <w:rPr>
                <w:b/>
              </w:rPr>
              <w:lastRenderedPageBreak/>
              <w:t>CSS MST (Inflow)</w:t>
            </w:r>
            <w:r>
              <w:t xml:space="preserve"> (</w:t>
            </w:r>
            <w:r>
              <w:rPr>
                <w:rFonts w:ascii="Consolas" w:hAnsi="Consolas"/>
              </w:rPr>
              <w:t>HQ003423F0327</w:t>
            </w:r>
            <w:r>
              <w:t>)</w:t>
            </w:r>
            <w:r>
              <w:br/>
            </w:r>
            <w:r>
              <w:rPr>
                <w:b/>
              </w:rPr>
              <w:t>PWS 2.10 (Info Mgmt Task 7):</w:t>
            </w:r>
            <w:r>
              <w:t xml:space="preserve"> </w:t>
            </w:r>
            <w:commentRangeEnd w:id="8"/>
            <w:r w:rsidR="00032FBC">
              <w:rPr>
                <w:rStyle w:val="CommentReference"/>
                <w:sz w:val="24"/>
                <w:szCs w:val="22"/>
              </w:rPr>
              <w:commentReference w:id="8"/>
            </w:r>
            <w:r>
              <w:t xml:space="preserve">"Provide support for organizing, normalizing, and cleanup of duplicates and redundant obsolete and </w:t>
            </w:r>
            <w:r>
              <w:lastRenderedPageBreak/>
              <w:t>trivial files found within shared-drives and Microsoft SharePoint sites."</w:t>
            </w:r>
          </w:p>
        </w:tc>
        <w:tc>
          <w:tcPr>
            <w:tcW w:w="1728" w:type="dxa"/>
            <w:shd w:val="clear" w:color="auto" w:fill="FAFAFA"/>
          </w:tcPr>
          <w:p w14:paraId="327AA8FB" w14:textId="77777777" w:rsidR="00E631D2" w:rsidRDefault="00000000">
            <w:r>
              <w:rPr>
                <w:b/>
              </w:rPr>
              <w:lastRenderedPageBreak/>
              <w:t>Critical (Identical Text / Dual Billing):</w:t>
            </w:r>
            <w:r>
              <w:t xml:space="preserve"> The PWS language in CSS MST Objective 10 Task 7 is a word-for-word copy of IMSS PWS Section 5.5. Both </w:t>
            </w:r>
            <w:r>
              <w:lastRenderedPageBreak/>
              <w:t>contractors bill for cleaning the exact same SharePoint sites.</w:t>
            </w:r>
          </w:p>
        </w:tc>
        <w:tc>
          <w:tcPr>
            <w:tcW w:w="1728" w:type="dxa"/>
            <w:shd w:val="clear" w:color="auto" w:fill="FAFAFA"/>
          </w:tcPr>
          <w:p w14:paraId="26B16E8A" w14:textId="77777777" w:rsidR="00E631D2" w:rsidRDefault="00000000">
            <w:r>
              <w:lastRenderedPageBreak/>
              <w:t xml:space="preserve">Eliminate Task 7 from CSS MST. Reallocate contractor personnel to high-demand OLAC publishing support </w:t>
            </w:r>
            <w:r>
              <w:lastRenderedPageBreak/>
              <w:t>or reduce task order billing.</w:t>
            </w:r>
          </w:p>
        </w:tc>
      </w:tr>
      <w:tr w:rsidR="00E631D2" w14:paraId="4ADAAF2F" w14:textId="77777777" w:rsidTr="00F93A35">
        <w:tc>
          <w:tcPr>
            <w:tcW w:w="1728" w:type="dxa"/>
          </w:tcPr>
          <w:p w14:paraId="60EFB6A3" w14:textId="77777777" w:rsidR="00E631D2" w:rsidRDefault="00000000">
            <w:r>
              <w:rPr>
                <w:b/>
              </w:rPr>
              <w:lastRenderedPageBreak/>
              <w:t>Electronic Records Metadata Documentation</w:t>
            </w:r>
          </w:p>
        </w:tc>
        <w:tc>
          <w:tcPr>
            <w:tcW w:w="1728" w:type="dxa"/>
          </w:tcPr>
          <w:p w14:paraId="673E7A2E" w14:textId="77777777" w:rsidR="00E631D2" w:rsidRDefault="00000000">
            <w:r>
              <w:rPr>
                <w:b/>
              </w:rPr>
              <w:t>IMSS</w:t>
            </w:r>
            <w:r>
              <w:t xml:space="preserve"> (</w:t>
            </w:r>
            <w:r>
              <w:rPr>
                <w:rFonts w:ascii="Consolas" w:hAnsi="Consolas"/>
              </w:rPr>
              <w:t>HQ003423F0695</w:t>
            </w:r>
            <w:r>
              <w:t>)</w:t>
            </w:r>
            <w:r>
              <w:br/>
            </w:r>
            <w:r>
              <w:rPr>
                <w:b/>
              </w:rPr>
              <w:t>PWS 5.6:</w:t>
            </w:r>
            <w:r>
              <w:t xml:space="preserve"> "Documentation and preservation of metadata that explains how electronic records were created, used, and managed... encode retention start dates and final disposition dates into each record."</w:t>
            </w:r>
          </w:p>
        </w:tc>
        <w:tc>
          <w:tcPr>
            <w:tcW w:w="1728" w:type="dxa"/>
          </w:tcPr>
          <w:p w14:paraId="62E23749" w14:textId="77777777" w:rsidR="00E631D2" w:rsidRDefault="00000000">
            <w:commentRangeStart w:id="9"/>
            <w:r>
              <w:rPr>
                <w:b/>
              </w:rPr>
              <w:t>CSS MST (Inflow)</w:t>
            </w:r>
            <w:r>
              <w:t xml:space="preserve"> (</w:t>
            </w:r>
            <w:r>
              <w:rPr>
                <w:rFonts w:ascii="Consolas" w:hAnsi="Consolas"/>
              </w:rPr>
              <w:t>HQ003423F0327</w:t>
            </w:r>
            <w:r>
              <w:t>)</w:t>
            </w:r>
            <w:r>
              <w:br/>
            </w:r>
            <w:r>
              <w:rPr>
                <w:b/>
              </w:rPr>
              <w:t>PWS 2.10 (Info Mgmt Task 4):</w:t>
            </w:r>
            <w:commentRangeEnd w:id="9"/>
            <w:r w:rsidR="00032FBC">
              <w:rPr>
                <w:rStyle w:val="CommentReference"/>
                <w:sz w:val="24"/>
                <w:szCs w:val="22"/>
              </w:rPr>
              <w:commentReference w:id="9"/>
            </w:r>
            <w:r>
              <w:t xml:space="preserve"> "Provide support for documenting and preserving metadata that explains how electronic records were created, used, and managed."</w:t>
            </w:r>
          </w:p>
        </w:tc>
        <w:tc>
          <w:tcPr>
            <w:tcW w:w="1728" w:type="dxa"/>
          </w:tcPr>
          <w:p w14:paraId="1B6FE009" w14:textId="77777777" w:rsidR="00E631D2" w:rsidRDefault="00000000">
            <w:r>
              <w:rPr>
                <w:b/>
              </w:rPr>
              <w:t>High (Duplicative SOW Task):</w:t>
            </w:r>
            <w:r>
              <w:t xml:space="preserve"> Another exact duplicate task between Inflow and Akima, creating conflicting metadata tagging schemas in SharePoint libraries.</w:t>
            </w:r>
          </w:p>
        </w:tc>
        <w:tc>
          <w:tcPr>
            <w:tcW w:w="1728" w:type="dxa"/>
          </w:tcPr>
          <w:p w14:paraId="2DF27E0E" w14:textId="77777777" w:rsidR="00E631D2" w:rsidRDefault="00000000">
            <w:r>
              <w:t>Mandate that only IMSS personnel manage metadata tagging taxonomies in accordance with IGD directives.</w:t>
            </w:r>
          </w:p>
        </w:tc>
      </w:tr>
    </w:tbl>
    <w:p w14:paraId="427F7E95" w14:textId="77777777" w:rsidR="00E631D2" w:rsidRDefault="00E631D2" w:rsidP="00F93A35"/>
    <w:p w14:paraId="3027F22C" w14:textId="77777777" w:rsidR="00E631D2" w:rsidRDefault="00000000">
      <w:pPr>
        <w:pStyle w:val="Heading3"/>
      </w:pPr>
      <w:r>
        <w:t>4. Cybersecurity &amp; Cloud Defense Cluster: CYSS vs. DCCE vs. ITSS2 vs. IMSS</w:t>
      </w:r>
    </w:p>
    <w:p w14:paraId="078245E0" w14:textId="77777777" w:rsidR="00E631D2" w:rsidRDefault="00000000">
      <w:r>
        <w:t>Conflicting mandates across security operations, cloud hardening, and forensics create severe compliance risks and operational friction:</w:t>
      </w:r>
    </w:p>
    <w:tbl>
      <w:tblPr>
        <w:tblStyle w:val="TableGrid"/>
        <w:tblW w:w="129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2364"/>
        <w:gridCol w:w="2873"/>
        <w:gridCol w:w="2873"/>
        <w:gridCol w:w="2458"/>
        <w:gridCol w:w="2392"/>
      </w:tblGrid>
      <w:tr w:rsidR="00E631D2" w14:paraId="4C088298" w14:textId="77777777" w:rsidTr="00F93A35">
        <w:tc>
          <w:tcPr>
            <w:tcW w:w="1728" w:type="dxa"/>
            <w:shd w:val="clear" w:color="auto" w:fill="F1F3F4"/>
          </w:tcPr>
          <w:p w14:paraId="2BBF4538" w14:textId="77777777" w:rsidR="00E631D2" w:rsidRDefault="00000000">
            <w:r>
              <w:rPr>
                <w:b/>
              </w:rPr>
              <w:t>Functional Area</w:t>
            </w:r>
          </w:p>
        </w:tc>
        <w:tc>
          <w:tcPr>
            <w:tcW w:w="1728" w:type="dxa"/>
            <w:shd w:val="clear" w:color="auto" w:fill="F1F3F4"/>
          </w:tcPr>
          <w:p w14:paraId="63CF3A93" w14:textId="77777777" w:rsidR="00E631D2" w:rsidRDefault="00000000">
            <w:r>
              <w:rPr>
                <w:b/>
              </w:rPr>
              <w:t>Contract A (PWS Ref &amp; Language)</w:t>
            </w:r>
          </w:p>
        </w:tc>
        <w:tc>
          <w:tcPr>
            <w:tcW w:w="1728" w:type="dxa"/>
            <w:shd w:val="clear" w:color="auto" w:fill="F1F3F4"/>
          </w:tcPr>
          <w:p w14:paraId="20071350" w14:textId="77777777" w:rsidR="00E631D2" w:rsidRDefault="00000000">
            <w:r>
              <w:rPr>
                <w:b/>
              </w:rPr>
              <w:t>Contract B (PWS Ref &amp; Language)</w:t>
            </w:r>
          </w:p>
        </w:tc>
        <w:tc>
          <w:tcPr>
            <w:tcW w:w="1728" w:type="dxa"/>
            <w:shd w:val="clear" w:color="auto" w:fill="F1F3F4"/>
          </w:tcPr>
          <w:p w14:paraId="4A7CABD8" w14:textId="77777777" w:rsidR="00E631D2" w:rsidRDefault="00000000">
            <w:r>
              <w:rPr>
                <w:b/>
              </w:rPr>
              <w:t>Overlap Severity &amp; Operational Impact</w:t>
            </w:r>
          </w:p>
        </w:tc>
        <w:tc>
          <w:tcPr>
            <w:tcW w:w="1728" w:type="dxa"/>
            <w:shd w:val="clear" w:color="auto" w:fill="F1F3F4"/>
          </w:tcPr>
          <w:p w14:paraId="2BD957C2" w14:textId="77777777" w:rsidR="00E631D2" w:rsidRDefault="00000000">
            <w:r>
              <w:rPr>
                <w:b/>
              </w:rPr>
              <w:t>Sourcing Resolution</w:t>
            </w:r>
          </w:p>
        </w:tc>
      </w:tr>
      <w:tr w:rsidR="00E631D2" w14:paraId="1C2C7378" w14:textId="77777777" w:rsidTr="00F93A35">
        <w:tc>
          <w:tcPr>
            <w:tcW w:w="1728" w:type="dxa"/>
          </w:tcPr>
          <w:p w14:paraId="7D86E83E" w14:textId="77777777" w:rsidR="00E631D2" w:rsidRDefault="00000000">
            <w:r>
              <w:rPr>
                <w:b/>
              </w:rPr>
              <w:lastRenderedPageBreak/>
              <w:t>Cloud Security Monitoring &amp; Toolsets (Sentinel / Defender)</w:t>
            </w:r>
          </w:p>
        </w:tc>
        <w:tc>
          <w:tcPr>
            <w:tcW w:w="1728" w:type="dxa"/>
          </w:tcPr>
          <w:p w14:paraId="3B88895C" w14:textId="77777777" w:rsidR="00E631D2" w:rsidRDefault="00000000">
            <w:r>
              <w:rPr>
                <w:b/>
              </w:rPr>
              <w:t>CYSS</w:t>
            </w:r>
            <w:r>
              <w:t xml:space="preserve"> (</w:t>
            </w:r>
            <w:r>
              <w:rPr>
                <w:rFonts w:ascii="Consolas" w:hAnsi="Consolas"/>
              </w:rPr>
              <w:t>HQ003423F0625</w:t>
            </w:r>
            <w:r>
              <w:t>)</w:t>
            </w:r>
            <w:r>
              <w:br/>
            </w:r>
            <w:r>
              <w:rPr>
                <w:b/>
              </w:rPr>
              <w:t>PWS 5.4.1.1 (Cloud Engineering) &amp; 5.5.8 (ESS):</w:t>
            </w:r>
            <w:r>
              <w:t xml:space="preserve"> "Support DoD OIG cloud service providers by ensuring cybersecurity requirements are met... continuous security monitoring... Host Intrusion protection and security threats."</w:t>
            </w:r>
          </w:p>
        </w:tc>
        <w:tc>
          <w:tcPr>
            <w:tcW w:w="1728" w:type="dxa"/>
          </w:tcPr>
          <w:p w14:paraId="000A6B90" w14:textId="77777777" w:rsidR="00E631D2" w:rsidRDefault="00000000">
            <w:r>
              <w:rPr>
                <w:b/>
              </w:rPr>
              <w:t>DCCE</w:t>
            </w:r>
            <w:r>
              <w:t xml:space="preserve"> (</w:t>
            </w:r>
            <w:r>
              <w:rPr>
                <w:rFonts w:ascii="Consolas" w:hAnsi="Consolas"/>
              </w:rPr>
              <w:t>HQ003425CE024</w:t>
            </w:r>
            <w:r>
              <w:t>)</w:t>
            </w:r>
            <w:r>
              <w:br/>
            </w:r>
            <w:r>
              <w:rPr>
                <w:b/>
              </w:rPr>
              <w:t>PWS 5.1.1 (Task 2):</w:t>
            </w:r>
            <w:r>
              <w:t xml:space="preserve"> "Cloud security subject matter expertise to implement and maintain security of Azure and M365... continuous security monitoring practices... utilizing cloud security tools such as Microsoft Sentinel, Purview, and Defender."</w:t>
            </w:r>
          </w:p>
        </w:tc>
        <w:tc>
          <w:tcPr>
            <w:tcW w:w="1728" w:type="dxa"/>
          </w:tcPr>
          <w:p w14:paraId="2ACD1E53" w14:textId="77777777" w:rsidR="00E631D2" w:rsidRDefault="00000000">
            <w:r>
              <w:rPr>
                <w:b/>
              </w:rPr>
              <w:t>High (Competing Tool Management):</w:t>
            </w:r>
            <w:r>
              <w:t xml:space="preserve"> Both DCCE platform engineers and CYSS SOC analysts configure alerts, ingestion rules, and retention policies inside Microsoft Sentinel and Defender for Cloud.</w:t>
            </w:r>
          </w:p>
        </w:tc>
        <w:tc>
          <w:tcPr>
            <w:tcW w:w="1728" w:type="dxa"/>
          </w:tcPr>
          <w:p w14:paraId="1A1113AC" w14:textId="77777777" w:rsidR="00E631D2" w:rsidRDefault="00000000">
            <w:r>
              <w:t>Clean separation: DCCE implements tenant-level infrastructure baselines; CYSS retains exclusive operational ownership of Sentinel SIEM ingestion rules, alert tuning, and incident response.</w:t>
            </w:r>
          </w:p>
        </w:tc>
      </w:tr>
      <w:tr w:rsidR="00E631D2" w14:paraId="23C3C66C" w14:textId="77777777" w:rsidTr="00F93A35">
        <w:tc>
          <w:tcPr>
            <w:tcW w:w="1728" w:type="dxa"/>
            <w:shd w:val="clear" w:color="auto" w:fill="FAFAFA"/>
          </w:tcPr>
          <w:p w14:paraId="70568F18" w14:textId="77777777" w:rsidR="00E631D2" w:rsidRDefault="00000000">
            <w:r>
              <w:rPr>
                <w:b/>
              </w:rPr>
              <w:t>Vulnerability Patch Deployment vs. Scanning</w:t>
            </w:r>
          </w:p>
        </w:tc>
        <w:tc>
          <w:tcPr>
            <w:tcW w:w="1728" w:type="dxa"/>
            <w:shd w:val="clear" w:color="auto" w:fill="FAFAFA"/>
          </w:tcPr>
          <w:p w14:paraId="43BC7704" w14:textId="77777777" w:rsidR="00E631D2" w:rsidRDefault="00000000">
            <w:r>
              <w:rPr>
                <w:b/>
              </w:rPr>
              <w:t>CYSS</w:t>
            </w:r>
            <w:r>
              <w:t xml:space="preserve"> (</w:t>
            </w:r>
            <w:r>
              <w:rPr>
                <w:rFonts w:ascii="Consolas" w:hAnsi="Consolas"/>
              </w:rPr>
              <w:t>HQ003423F0625</w:t>
            </w:r>
            <w:r>
              <w:t>)</w:t>
            </w:r>
            <w:r>
              <w:br/>
            </w:r>
            <w:r>
              <w:rPr>
                <w:b/>
              </w:rPr>
              <w:t>PWS 5.5.10:</w:t>
            </w:r>
            <w:r>
              <w:t xml:space="preserve"> "Deploy service or security patch updates necessary to fix or repair assessed vulnerabilities in accordance with standards... Open a Priority 2 Incident for failed patch updates."</w:t>
            </w:r>
          </w:p>
        </w:tc>
        <w:tc>
          <w:tcPr>
            <w:tcW w:w="1728" w:type="dxa"/>
            <w:shd w:val="clear" w:color="auto" w:fill="FAFAFA"/>
          </w:tcPr>
          <w:p w14:paraId="302EB27D" w14:textId="77777777" w:rsidR="00E631D2" w:rsidRDefault="00000000">
            <w:r>
              <w:rPr>
                <w:b/>
              </w:rPr>
              <w:t>ITSS2</w:t>
            </w:r>
            <w:r>
              <w:t xml:space="preserve"> (</w:t>
            </w:r>
            <w:r>
              <w:rPr>
                <w:rFonts w:ascii="Consolas" w:hAnsi="Consolas"/>
              </w:rPr>
              <w:t>HQ003426FE222</w:t>
            </w:r>
            <w:r>
              <w:t>)</w:t>
            </w:r>
            <w:r>
              <w:br/>
            </w:r>
            <w:r>
              <w:rPr>
                <w:b/>
              </w:rPr>
              <w:t>PWS 5.4.2.4:</w:t>
            </w:r>
            <w:r>
              <w:t xml:space="preserve"> "Deploy any service or security patch update necessary to fix or repair an assessed vulnerability within 2 hours of DoD authorization."</w:t>
            </w:r>
          </w:p>
        </w:tc>
        <w:tc>
          <w:tcPr>
            <w:tcW w:w="1728" w:type="dxa"/>
            <w:shd w:val="clear" w:color="auto" w:fill="FAFAFA"/>
          </w:tcPr>
          <w:p w14:paraId="0A823DAE" w14:textId="77777777" w:rsidR="00E631D2" w:rsidRDefault="00000000">
            <w:r>
              <w:rPr>
                <w:b/>
              </w:rPr>
              <w:t>High (Operational Friction):</w:t>
            </w:r>
            <w:r>
              <w:t xml:space="preserve"> Tasking cybersecurity oversight contractors with deploying patches creates a conflict of interest with IT operations and leads to finger-pointing when patches crash servers.</w:t>
            </w:r>
          </w:p>
        </w:tc>
        <w:tc>
          <w:tcPr>
            <w:tcW w:w="1728" w:type="dxa"/>
            <w:shd w:val="clear" w:color="auto" w:fill="FAFAFA"/>
          </w:tcPr>
          <w:p w14:paraId="4184EEA3" w14:textId="77777777" w:rsidR="00E631D2" w:rsidRDefault="00000000">
            <w:r>
              <w:t>Strip patch deployment tasks from CYSS. CYSS identifies, scans (ACAS), and reports vulnerabilities; ITSS2 engineers package, test, and deploy remediation patches.</w:t>
            </w:r>
          </w:p>
        </w:tc>
      </w:tr>
      <w:tr w:rsidR="00E631D2" w14:paraId="2CF3B1EC" w14:textId="77777777" w:rsidTr="00F93A35">
        <w:tc>
          <w:tcPr>
            <w:tcW w:w="1728" w:type="dxa"/>
          </w:tcPr>
          <w:p w14:paraId="289FE398" w14:textId="77777777" w:rsidR="00E631D2" w:rsidRDefault="00000000">
            <w:r>
              <w:rPr>
                <w:b/>
              </w:rPr>
              <w:t>Digital Forensics &amp; Media Imaging</w:t>
            </w:r>
          </w:p>
        </w:tc>
        <w:tc>
          <w:tcPr>
            <w:tcW w:w="1728" w:type="dxa"/>
          </w:tcPr>
          <w:p w14:paraId="18EB0734" w14:textId="77777777" w:rsidR="00E631D2" w:rsidRDefault="00000000">
            <w:r>
              <w:rPr>
                <w:b/>
              </w:rPr>
              <w:t>IMSS</w:t>
            </w:r>
            <w:r>
              <w:t xml:space="preserve"> (</w:t>
            </w:r>
            <w:r>
              <w:rPr>
                <w:rFonts w:ascii="Consolas" w:hAnsi="Consolas"/>
              </w:rPr>
              <w:t>HQ003423F0695</w:t>
            </w:r>
            <w:r>
              <w:t>)</w:t>
            </w:r>
            <w:r>
              <w:br/>
            </w:r>
            <w:r>
              <w:rPr>
                <w:b/>
              </w:rPr>
              <w:t>PWS 5.7:</w:t>
            </w:r>
            <w:r>
              <w:t xml:space="preserve"> "Provide support for planning and </w:t>
            </w:r>
            <w:r>
              <w:lastRenderedPageBreak/>
              <w:t>execution of forensic science activities for approximately 40-60 hard drives and phones per month... examine and analyze removable media."</w:t>
            </w:r>
          </w:p>
        </w:tc>
        <w:tc>
          <w:tcPr>
            <w:tcW w:w="1728" w:type="dxa"/>
          </w:tcPr>
          <w:p w14:paraId="0B800639" w14:textId="77777777" w:rsidR="00E631D2" w:rsidRDefault="00000000">
            <w:r>
              <w:rPr>
                <w:b/>
              </w:rPr>
              <w:lastRenderedPageBreak/>
              <w:t>CYSS</w:t>
            </w:r>
            <w:r>
              <w:t xml:space="preserve"> (</w:t>
            </w:r>
            <w:r>
              <w:rPr>
                <w:rFonts w:ascii="Consolas" w:hAnsi="Consolas"/>
              </w:rPr>
              <w:t>HQ003423F0625</w:t>
            </w:r>
            <w:r>
              <w:t>)</w:t>
            </w:r>
            <w:r>
              <w:br/>
            </w:r>
            <w:r>
              <w:rPr>
                <w:b/>
              </w:rPr>
              <w:t>PWS 5.4.1 &amp; 5.5.11:</w:t>
            </w:r>
            <w:r>
              <w:t xml:space="preserve"> "Digital Forensics and </w:t>
            </w:r>
            <w:r>
              <w:lastRenderedPageBreak/>
              <w:t>Incident Response (DFIR)... Provide enforceable chain of custody (COC) process for all Security Incidents where assets or data are seized for forensics... forensic imaging."</w:t>
            </w:r>
          </w:p>
        </w:tc>
        <w:tc>
          <w:tcPr>
            <w:tcW w:w="1728" w:type="dxa"/>
          </w:tcPr>
          <w:p w14:paraId="497B7240" w14:textId="77777777" w:rsidR="00E631D2" w:rsidRDefault="00000000">
            <w:r>
              <w:rPr>
                <w:b/>
              </w:rPr>
              <w:lastRenderedPageBreak/>
              <w:t>Medium (Fragmented Forensics):</w:t>
            </w:r>
            <w:r>
              <w:t xml:space="preserve"> Media </w:t>
            </w:r>
            <w:r>
              <w:lastRenderedPageBreak/>
              <w:t>analysis is split between IMSS (routine administrative triage) and CYSS (cyber incident response), resulting in dual lab tool licensing and equipment costs.</w:t>
            </w:r>
          </w:p>
        </w:tc>
        <w:tc>
          <w:tcPr>
            <w:tcW w:w="1728" w:type="dxa"/>
          </w:tcPr>
          <w:p w14:paraId="1FDAEE46" w14:textId="77777777" w:rsidR="00E631D2" w:rsidRDefault="00000000">
            <w:r>
              <w:lastRenderedPageBreak/>
              <w:t xml:space="preserve">Realign all administrative and cyber digital </w:t>
            </w:r>
            <w:r>
              <w:lastRenderedPageBreak/>
              <w:t>forensics under CYSS SOC operations, integrating evidence-handling into standard DFIR workflows.</w:t>
            </w:r>
          </w:p>
        </w:tc>
      </w:tr>
    </w:tbl>
    <w:p w14:paraId="1BFD70F2" w14:textId="77777777" w:rsidR="00E631D2" w:rsidRDefault="00E631D2" w:rsidP="00F93A35"/>
    <w:p w14:paraId="64E2AEF5" w14:textId="77777777" w:rsidR="00E631D2" w:rsidRDefault="00000000">
      <w:pPr>
        <w:pStyle w:val="Heading3"/>
      </w:pPr>
      <w:r>
        <w:t>5. Enterprise Analytics &amp; Financial Reporting Cluster: Data Analytics vs. FMO Support vs. ITMS</w:t>
      </w:r>
    </w:p>
    <w:p w14:paraId="675ECBF0" w14:textId="77777777" w:rsidR="00E631D2" w:rsidRDefault="00000000">
      <w:r>
        <w:t>Duplications across business intelligence tools, dashboard development, and database reporting:</w:t>
      </w:r>
    </w:p>
    <w:tbl>
      <w:tblPr>
        <w:tblStyle w:val="TableGrid"/>
        <w:tblW w:w="129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2306"/>
        <w:gridCol w:w="2753"/>
        <w:gridCol w:w="2753"/>
        <w:gridCol w:w="2304"/>
        <w:gridCol w:w="2844"/>
      </w:tblGrid>
      <w:tr w:rsidR="00E631D2" w14:paraId="655EFDFE" w14:textId="77777777" w:rsidTr="00F93A35">
        <w:tc>
          <w:tcPr>
            <w:tcW w:w="1728" w:type="dxa"/>
            <w:shd w:val="clear" w:color="auto" w:fill="F1F3F4"/>
          </w:tcPr>
          <w:p w14:paraId="3AC29559" w14:textId="77777777" w:rsidR="00E631D2" w:rsidRDefault="00000000">
            <w:r>
              <w:rPr>
                <w:b/>
              </w:rPr>
              <w:t>Functional Area</w:t>
            </w:r>
          </w:p>
        </w:tc>
        <w:tc>
          <w:tcPr>
            <w:tcW w:w="1728" w:type="dxa"/>
            <w:shd w:val="clear" w:color="auto" w:fill="F1F3F4"/>
          </w:tcPr>
          <w:p w14:paraId="55E84508" w14:textId="77777777" w:rsidR="00E631D2" w:rsidRDefault="00000000">
            <w:r>
              <w:rPr>
                <w:b/>
              </w:rPr>
              <w:t>Contract A (PWS Ref &amp; Language)</w:t>
            </w:r>
          </w:p>
        </w:tc>
        <w:tc>
          <w:tcPr>
            <w:tcW w:w="1728" w:type="dxa"/>
            <w:shd w:val="clear" w:color="auto" w:fill="F1F3F4"/>
          </w:tcPr>
          <w:p w14:paraId="4AAD2B9B" w14:textId="77777777" w:rsidR="00E631D2" w:rsidRDefault="00000000">
            <w:r>
              <w:rPr>
                <w:b/>
              </w:rPr>
              <w:t>Contract B (PWS Ref &amp; Language)</w:t>
            </w:r>
          </w:p>
        </w:tc>
        <w:tc>
          <w:tcPr>
            <w:tcW w:w="1728" w:type="dxa"/>
            <w:shd w:val="clear" w:color="auto" w:fill="F1F3F4"/>
          </w:tcPr>
          <w:p w14:paraId="706EC221" w14:textId="77777777" w:rsidR="00E631D2" w:rsidRDefault="00000000">
            <w:r>
              <w:rPr>
                <w:b/>
              </w:rPr>
              <w:t>Overlap Severity &amp; Operational Impact</w:t>
            </w:r>
          </w:p>
        </w:tc>
        <w:tc>
          <w:tcPr>
            <w:tcW w:w="1728" w:type="dxa"/>
            <w:shd w:val="clear" w:color="auto" w:fill="F1F3F4"/>
          </w:tcPr>
          <w:p w14:paraId="641A709C" w14:textId="77777777" w:rsidR="00E631D2" w:rsidRDefault="00000000">
            <w:r>
              <w:rPr>
                <w:b/>
              </w:rPr>
              <w:t>Sourcing Resolution</w:t>
            </w:r>
          </w:p>
        </w:tc>
      </w:tr>
      <w:tr w:rsidR="00E631D2" w14:paraId="6BC48732" w14:textId="77777777" w:rsidTr="00F93A35">
        <w:tc>
          <w:tcPr>
            <w:tcW w:w="1728" w:type="dxa"/>
          </w:tcPr>
          <w:p w14:paraId="0842D3A4" w14:textId="77777777" w:rsidR="00E631D2" w:rsidRDefault="00000000">
            <w:r>
              <w:rPr>
                <w:b/>
              </w:rPr>
              <w:t>Business Intelligence &amp; Enterprise Dashboarding</w:t>
            </w:r>
          </w:p>
        </w:tc>
        <w:tc>
          <w:tcPr>
            <w:tcW w:w="1728" w:type="dxa"/>
          </w:tcPr>
          <w:p w14:paraId="06BDF04E" w14:textId="77777777" w:rsidR="00E631D2" w:rsidRDefault="00000000">
            <w:r>
              <w:rPr>
                <w:b/>
              </w:rPr>
              <w:t>Enterprise Data Analytics</w:t>
            </w:r>
            <w:r>
              <w:t xml:space="preserve"> (</w:t>
            </w:r>
            <w:r>
              <w:rPr>
                <w:rFonts w:ascii="Consolas" w:hAnsi="Consolas"/>
              </w:rPr>
              <w:t>HQ003425FE446</w:t>
            </w:r>
            <w:r>
              <w:t>)</w:t>
            </w:r>
            <w:r>
              <w:br/>
            </w:r>
            <w:r>
              <w:rPr>
                <w:b/>
              </w:rPr>
              <w:t>PWS 5.3.1 &amp; 5.3.2:</w:t>
            </w:r>
            <w:r>
              <w:t xml:space="preserve"> "Deliver dashboards and reports with intuitive interfaces... transform </w:t>
            </w:r>
            <w:r>
              <w:lastRenderedPageBreak/>
              <w:t>complex findings into clear narratives... data visualization tools (Tableau, Power BI), data warehousing, data modeling, and SQL."</w:t>
            </w:r>
          </w:p>
        </w:tc>
        <w:tc>
          <w:tcPr>
            <w:tcW w:w="1728" w:type="dxa"/>
          </w:tcPr>
          <w:p w14:paraId="3FB89CE1" w14:textId="77777777" w:rsidR="00E631D2" w:rsidRDefault="00000000">
            <w:r>
              <w:rPr>
                <w:b/>
              </w:rPr>
              <w:lastRenderedPageBreak/>
              <w:t>FMO Support</w:t>
            </w:r>
            <w:r>
              <w:t xml:space="preserve"> (</w:t>
            </w:r>
            <w:r>
              <w:rPr>
                <w:rFonts w:ascii="Consolas" w:hAnsi="Consolas"/>
              </w:rPr>
              <w:t>HQ003425CE038</w:t>
            </w:r>
            <w:r>
              <w:t>)</w:t>
            </w:r>
            <w:r>
              <w:br/>
            </w:r>
            <w:r>
              <w:rPr>
                <w:b/>
              </w:rPr>
              <w:t>PWS 5.1.5 (Objective 5 - Tasks 3 &amp; 4):</w:t>
            </w:r>
            <w:r>
              <w:t xml:space="preserve"> "Task 3: Maintain approximately 20 Oracle Business Intelligence Enterprise </w:t>
            </w:r>
            <w:r>
              <w:lastRenderedPageBreak/>
              <w:t>Edition (OBIEE)... Task 4: Develop additional OBIEE reports and add to global dashboards."</w:t>
            </w:r>
          </w:p>
        </w:tc>
        <w:tc>
          <w:tcPr>
            <w:tcW w:w="1728" w:type="dxa"/>
          </w:tcPr>
          <w:p w14:paraId="28673496" w14:textId="77777777" w:rsidR="00E631D2" w:rsidRDefault="00000000">
            <w:r>
              <w:rPr>
                <w:b/>
              </w:rPr>
              <w:lastRenderedPageBreak/>
              <w:t>Medium (Disparate BI Stacks):</w:t>
            </w:r>
            <w:r>
              <w:t xml:space="preserve"> Infogain builds modern Power BI/Tableau dashboards for Mission Support, </w:t>
            </w:r>
            <w:r>
              <w:lastRenderedPageBreak/>
              <w:t>while Koniag maintains parallel legacy OBIEE reports inside FMO, driving dual licensing and development overhead.</w:t>
            </w:r>
          </w:p>
        </w:tc>
        <w:tc>
          <w:tcPr>
            <w:tcW w:w="1728" w:type="dxa"/>
          </w:tcPr>
          <w:p w14:paraId="1A5937F6" w14:textId="389C038E" w:rsidR="00E631D2" w:rsidRDefault="00DA28A0">
            <w:r w:rsidRPr="00DA28A0">
              <w:lastRenderedPageBreak/>
              <w:t>Preserve FMO Support’s internal OBIEE dashboarding and reporting tasks (PWS 5.1.5, Tasks 3 &amp; 4) exclusively within the FMO Support contract.</w:t>
            </w:r>
            <w:r>
              <w:t xml:space="preserve"> </w:t>
            </w:r>
            <w:r w:rsidRPr="00DA28A0">
              <w:lastRenderedPageBreak/>
              <w:t>Restrict the Enterprise Data Analytics contract (HQ003425FE446) to broader OIG mission-support analytics</w:t>
            </w:r>
            <w:r>
              <w:t xml:space="preserve"> </w:t>
            </w:r>
            <w:r w:rsidRPr="00DA28A0">
              <w:t>while maintaining data sharing with FMO via secure APIs/data warehouses.</w:t>
            </w:r>
          </w:p>
        </w:tc>
      </w:tr>
      <w:tr w:rsidR="00E631D2" w14:paraId="5F21F6F7" w14:textId="77777777" w:rsidTr="00F93A35">
        <w:tc>
          <w:tcPr>
            <w:tcW w:w="1728" w:type="dxa"/>
            <w:shd w:val="clear" w:color="auto" w:fill="FAFAFA"/>
          </w:tcPr>
          <w:p w14:paraId="6D837728" w14:textId="77777777" w:rsidR="00E631D2" w:rsidRDefault="00000000">
            <w:r>
              <w:rPr>
                <w:b/>
              </w:rPr>
              <w:lastRenderedPageBreak/>
              <w:t>Data Architecture &amp; Strategic Roadmapping</w:t>
            </w:r>
          </w:p>
        </w:tc>
        <w:tc>
          <w:tcPr>
            <w:tcW w:w="1728" w:type="dxa"/>
            <w:shd w:val="clear" w:color="auto" w:fill="FAFAFA"/>
          </w:tcPr>
          <w:p w14:paraId="677F2C3F" w14:textId="77777777" w:rsidR="00E631D2" w:rsidRDefault="00000000">
            <w:r>
              <w:rPr>
                <w:b/>
              </w:rPr>
              <w:t>Enterprise Data Analytics</w:t>
            </w:r>
            <w:r>
              <w:t xml:space="preserve"> (</w:t>
            </w:r>
            <w:r>
              <w:rPr>
                <w:rFonts w:ascii="Consolas" w:hAnsi="Consolas"/>
              </w:rPr>
              <w:t>HQ003425FE446</w:t>
            </w:r>
            <w:r>
              <w:t>)</w:t>
            </w:r>
            <w:r>
              <w:br/>
            </w:r>
            <w:r>
              <w:rPr>
                <w:b/>
              </w:rPr>
              <w:t>PWS 5.4.1 &amp; 5.4.2:</w:t>
            </w:r>
            <w:r>
              <w:t xml:space="preserve"> "Design, implement, and maintain robust data infrastructure... coordinate and seek proper approvals with OIG architects for all infrastructure and architectural decisions."</w:t>
            </w:r>
          </w:p>
        </w:tc>
        <w:tc>
          <w:tcPr>
            <w:tcW w:w="1728" w:type="dxa"/>
            <w:shd w:val="clear" w:color="auto" w:fill="FAFAFA"/>
          </w:tcPr>
          <w:p w14:paraId="14D14A53" w14:textId="77777777" w:rsidR="00E631D2" w:rsidRDefault="00000000">
            <w:r>
              <w:rPr>
                <w:b/>
              </w:rPr>
              <w:t>ITMS</w:t>
            </w:r>
            <w:r>
              <w:t xml:space="preserve"> (</w:t>
            </w:r>
            <w:r>
              <w:rPr>
                <w:rFonts w:ascii="Consolas" w:hAnsi="Consolas"/>
              </w:rPr>
              <w:t>HQ003425FE582</w:t>
            </w:r>
            <w:r>
              <w:t>)</w:t>
            </w:r>
            <w:r>
              <w:br/>
            </w:r>
            <w:r>
              <w:rPr>
                <w:b/>
              </w:rPr>
              <w:t>PWS 5.3.1 &amp; 5.3.4:</w:t>
            </w:r>
            <w:r>
              <w:t xml:space="preserve"> "Enterprise Architecture... Applications Architecture... Document and perform analyses of the current application inventory and provide detailed guidelines."</w:t>
            </w:r>
          </w:p>
        </w:tc>
        <w:tc>
          <w:tcPr>
            <w:tcW w:w="1728" w:type="dxa"/>
            <w:shd w:val="clear" w:color="auto" w:fill="FAFAFA"/>
          </w:tcPr>
          <w:p w14:paraId="3C1D1909" w14:textId="77777777" w:rsidR="00E631D2" w:rsidRDefault="00000000">
            <w:r>
              <w:rPr>
                <w:b/>
              </w:rPr>
              <w:t>Low (Coordination Drag):</w:t>
            </w:r>
            <w:r>
              <w:t xml:space="preserve"> Data engineering teams must navigate multiple layers of architectural reviews across ITMS before deploying cloud ETL pipelines.</w:t>
            </w:r>
          </w:p>
        </w:tc>
        <w:tc>
          <w:tcPr>
            <w:tcW w:w="1728" w:type="dxa"/>
            <w:shd w:val="clear" w:color="auto" w:fill="FAFAFA"/>
          </w:tcPr>
          <w:p w14:paraId="435641AA" w14:textId="77777777" w:rsidR="00E631D2" w:rsidRDefault="00000000">
            <w:r>
              <w:t>Embed dedicated data architects from the Data Analytics vehicle directly into the Unified OCIO Enterprise Architecture board.</w:t>
            </w:r>
          </w:p>
        </w:tc>
      </w:tr>
    </w:tbl>
    <w:p w14:paraId="350C4443" w14:textId="77777777" w:rsidR="00E631D2" w:rsidRDefault="00E631D2" w:rsidP="00BA0AE0"/>
    <w:p w14:paraId="6AF9B2B7" w14:textId="77777777" w:rsidR="00BA0AE0" w:rsidRDefault="00BA0AE0">
      <w:pPr>
        <w:pStyle w:val="Heading2"/>
        <w:sectPr w:rsidR="00BA0AE0" w:rsidSect="00BA0AE0">
          <w:pgSz w:w="15840" w:h="12240" w:orient="landscape"/>
          <w:pgMar w:top="1800" w:right="1440" w:bottom="1800" w:left="1440" w:header="720" w:footer="720" w:gutter="0"/>
          <w:cols w:space="720"/>
          <w:docGrid w:linePitch="360"/>
        </w:sectPr>
      </w:pPr>
    </w:p>
    <w:p w14:paraId="6B28487F" w14:textId="3F0555A1" w:rsidR="00E631D2" w:rsidRDefault="00AC34B2">
      <w:pPr>
        <w:pStyle w:val="Heading2"/>
      </w:pPr>
      <w:r>
        <w:lastRenderedPageBreak/>
        <w:t>IV. Cybersecurity Oversight &amp; Governance Integrity (CYSS Separation)</w:t>
      </w:r>
    </w:p>
    <w:p w14:paraId="03720E2D" w14:textId="77777777" w:rsidR="00E631D2" w:rsidRDefault="00000000">
      <w:commentRangeStart w:id="10"/>
      <w:r>
        <w:t xml:space="preserve">An essential finding from the comparative analysis of organizational operating models is the preservation of cybersecurity independence. Subordinating Cybersecurity Support Services (CYSS) under the IT Operations prime contract creates an </w:t>
      </w:r>
      <w:commentRangeStart w:id="11"/>
      <w:r>
        <w:t>untenable conflict of interest</w:t>
      </w:r>
      <w:commentRangeEnd w:id="11"/>
      <w:r w:rsidR="007564F4">
        <w:rPr>
          <w:rStyle w:val="CommentReference"/>
          <w:sz w:val="24"/>
          <w:szCs w:val="22"/>
        </w:rPr>
        <w:commentReference w:id="11"/>
      </w:r>
      <w:r>
        <w:t>.</w:t>
      </w:r>
      <w:commentRangeEnd w:id="10"/>
      <w:r w:rsidR="007564F4">
        <w:rPr>
          <w:rStyle w:val="CommentReference"/>
          <w:sz w:val="24"/>
          <w:szCs w:val="22"/>
        </w:rPr>
        <w:commentReference w:id="10"/>
      </w:r>
    </w:p>
    <w:tbl>
      <w:tblPr>
        <w:tblStyle w:val="TableGrid"/>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3120"/>
        <w:gridCol w:w="3120"/>
        <w:gridCol w:w="3120"/>
      </w:tblGrid>
      <w:tr w:rsidR="00E631D2" w14:paraId="752D76AA" w14:textId="77777777" w:rsidTr="00F93A35">
        <w:tc>
          <w:tcPr>
            <w:tcW w:w="2880" w:type="dxa"/>
            <w:shd w:val="clear" w:color="auto" w:fill="F1F3F4"/>
          </w:tcPr>
          <w:p w14:paraId="49968653" w14:textId="77777777" w:rsidR="00E631D2" w:rsidRDefault="00000000">
            <w:r>
              <w:rPr>
                <w:b/>
              </w:rPr>
              <w:t>Governance Dimension</w:t>
            </w:r>
          </w:p>
        </w:tc>
        <w:tc>
          <w:tcPr>
            <w:tcW w:w="2880" w:type="dxa"/>
            <w:shd w:val="clear" w:color="auto" w:fill="F1F3F4"/>
          </w:tcPr>
          <w:p w14:paraId="2EABFDE9" w14:textId="77777777" w:rsidR="00E631D2" w:rsidRDefault="00000000">
            <w:r>
              <w:rPr>
                <w:b/>
              </w:rPr>
              <w:t>Integrated Subcontract Model (High Risk)</w:t>
            </w:r>
          </w:p>
        </w:tc>
        <w:tc>
          <w:tcPr>
            <w:tcW w:w="2880" w:type="dxa"/>
            <w:shd w:val="clear" w:color="auto" w:fill="F1F3F4"/>
          </w:tcPr>
          <w:p w14:paraId="1738B2BB" w14:textId="77777777" w:rsidR="00E631D2" w:rsidRDefault="00000000">
            <w:r>
              <w:rPr>
                <w:b/>
              </w:rPr>
              <w:t>Independent Cyber Vehicle (Recommended)</w:t>
            </w:r>
          </w:p>
        </w:tc>
      </w:tr>
      <w:tr w:rsidR="00E631D2" w14:paraId="1CC33604" w14:textId="77777777" w:rsidTr="00F93A35">
        <w:tc>
          <w:tcPr>
            <w:tcW w:w="2880" w:type="dxa"/>
          </w:tcPr>
          <w:p w14:paraId="6C2E4394" w14:textId="77777777" w:rsidR="00E631D2" w:rsidRDefault="00000000">
            <w:r>
              <w:rPr>
                <w:b/>
              </w:rPr>
              <w:t>Regulatory Compliance</w:t>
            </w:r>
          </w:p>
        </w:tc>
        <w:tc>
          <w:tcPr>
            <w:tcW w:w="2880" w:type="dxa"/>
          </w:tcPr>
          <w:p w14:paraId="45E36D4A" w14:textId="77777777" w:rsidR="00E631D2" w:rsidRDefault="00000000">
            <w:r>
              <w:t>Fails DoD CIO and FISMA separation-of-duties mandates.</w:t>
            </w:r>
          </w:p>
        </w:tc>
        <w:tc>
          <w:tcPr>
            <w:tcW w:w="2880" w:type="dxa"/>
          </w:tcPr>
          <w:p w14:paraId="40E498B5" w14:textId="77777777" w:rsidR="00E631D2" w:rsidRDefault="00000000">
            <w:r>
              <w:t>Complies strictly with DoD Directive 8140.01 and NIST SP 800-53 controls.</w:t>
            </w:r>
          </w:p>
        </w:tc>
      </w:tr>
      <w:tr w:rsidR="00E631D2" w14:paraId="6AB5968F" w14:textId="77777777" w:rsidTr="00F93A35">
        <w:tc>
          <w:tcPr>
            <w:tcW w:w="2880" w:type="dxa"/>
            <w:shd w:val="clear" w:color="auto" w:fill="FAFAFA"/>
          </w:tcPr>
          <w:p w14:paraId="07FBFE44" w14:textId="77777777" w:rsidR="00E631D2" w:rsidRDefault="00000000">
            <w:r>
              <w:rPr>
                <w:b/>
              </w:rPr>
              <w:t>Vulnerability Reporting</w:t>
            </w:r>
          </w:p>
        </w:tc>
        <w:tc>
          <w:tcPr>
            <w:tcW w:w="2880" w:type="dxa"/>
            <w:shd w:val="clear" w:color="auto" w:fill="FAFAFA"/>
          </w:tcPr>
          <w:p w14:paraId="69561CC4" w14:textId="77777777" w:rsidR="00E631D2" w:rsidRDefault="00000000">
            <w:r>
              <w:t>Prime contractor has financial incentive to soften reporting on infrastructure misconfigurations.</w:t>
            </w:r>
          </w:p>
        </w:tc>
        <w:tc>
          <w:tcPr>
            <w:tcW w:w="2880" w:type="dxa"/>
            <w:shd w:val="clear" w:color="auto" w:fill="FAFAFA"/>
          </w:tcPr>
          <w:p w14:paraId="279A6F89" w14:textId="77777777" w:rsidR="00E631D2" w:rsidRDefault="00000000">
            <w:r>
              <w:t>Independent third party objectively reports findings, patch non-compliance, and security deficiencies.</w:t>
            </w:r>
          </w:p>
        </w:tc>
      </w:tr>
      <w:tr w:rsidR="00E631D2" w14:paraId="79E62B16" w14:textId="77777777" w:rsidTr="00F93A35">
        <w:tc>
          <w:tcPr>
            <w:tcW w:w="2880" w:type="dxa"/>
          </w:tcPr>
          <w:p w14:paraId="535DEA34" w14:textId="77777777" w:rsidR="00E631D2" w:rsidRDefault="00000000">
            <w:r>
              <w:rPr>
                <w:b/>
              </w:rPr>
              <w:t>Risk Management Framework (RMF)</w:t>
            </w:r>
          </w:p>
        </w:tc>
        <w:tc>
          <w:tcPr>
            <w:tcW w:w="2880" w:type="dxa"/>
          </w:tcPr>
          <w:p w14:paraId="54EEA934" w14:textId="77777777" w:rsidR="00E631D2" w:rsidRDefault="00000000">
            <w:r>
              <w:t>Self-assessment of Security Authorization Packages and Plan of Action &amp; Milestones (POA&amp;M).</w:t>
            </w:r>
          </w:p>
        </w:tc>
        <w:tc>
          <w:tcPr>
            <w:tcW w:w="2880" w:type="dxa"/>
          </w:tcPr>
          <w:p w14:paraId="62DE0156" w14:textId="77777777" w:rsidR="00E631D2" w:rsidRDefault="00000000">
            <w:r>
              <w:t>Objective, third-party validation of security controls prior to Authorizing Official (AO) submission.</w:t>
            </w:r>
          </w:p>
        </w:tc>
      </w:tr>
      <w:tr w:rsidR="00E631D2" w14:paraId="4DB36F7F" w14:textId="77777777" w:rsidTr="00F93A35">
        <w:tc>
          <w:tcPr>
            <w:tcW w:w="2880" w:type="dxa"/>
            <w:shd w:val="clear" w:color="auto" w:fill="FAFAFA"/>
          </w:tcPr>
          <w:p w14:paraId="0E0FEBF2" w14:textId="77777777" w:rsidR="00E631D2" w:rsidRDefault="00000000">
            <w:r>
              <w:rPr>
                <w:b/>
              </w:rPr>
              <w:t>Incident Investigation</w:t>
            </w:r>
          </w:p>
        </w:tc>
        <w:tc>
          <w:tcPr>
            <w:tcW w:w="2880" w:type="dxa"/>
            <w:shd w:val="clear" w:color="auto" w:fill="FAFAFA"/>
          </w:tcPr>
          <w:p w14:paraId="13DB6D9F" w14:textId="77777777" w:rsidR="00E631D2" w:rsidRDefault="00000000">
            <w:r>
              <w:t>Internal operational friction during breach forensic reviews and insider threat audits.</w:t>
            </w:r>
          </w:p>
        </w:tc>
        <w:tc>
          <w:tcPr>
            <w:tcW w:w="2880" w:type="dxa"/>
            <w:shd w:val="clear" w:color="auto" w:fill="FAFAFA"/>
          </w:tcPr>
          <w:p w14:paraId="640923E8" w14:textId="77777777" w:rsidR="00E631D2" w:rsidRDefault="00000000">
            <w:r>
              <w:t>Uncompromised investigative authority directly answering to the Chief Information Security Officer (CISO).</w:t>
            </w:r>
          </w:p>
        </w:tc>
      </w:tr>
    </w:tbl>
    <w:p w14:paraId="77C92A68" w14:textId="77777777" w:rsidR="00E631D2" w:rsidRDefault="00000000">
      <w:r>
        <w:rPr>
          <w:b/>
        </w:rPr>
        <w:t>Recommended Action:</w:t>
      </w:r>
      <w:r>
        <w:t xml:space="preserve"> Recompete CYSS as a standalone, small-business set-aside vehicle (utilizing GSA 8(a) STARS III or Polaris) with an explicit Organizational Conflict of Interest (OCI) clause barring the awardee from participating in the Unified OCIO operations contract.</w:t>
      </w:r>
    </w:p>
    <w:p w14:paraId="1AA964A8" w14:textId="4AB2CAB1" w:rsidR="00E631D2" w:rsidRDefault="00000000">
      <w:pPr>
        <w:pStyle w:val="Heading2"/>
      </w:pPr>
      <w:r>
        <w:lastRenderedPageBreak/>
        <w:t>V. Strategic Sourcing Vehicle Evaluation</w:t>
      </w:r>
    </w:p>
    <w:tbl>
      <w:tblPr>
        <w:tblStyle w:val="TableGrid"/>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1851"/>
        <w:gridCol w:w="1850"/>
        <w:gridCol w:w="1885"/>
        <w:gridCol w:w="1912"/>
        <w:gridCol w:w="1862"/>
      </w:tblGrid>
      <w:tr w:rsidR="00E631D2" w14:paraId="11827739" w14:textId="77777777" w:rsidTr="00F93A35">
        <w:tc>
          <w:tcPr>
            <w:tcW w:w="1728" w:type="dxa"/>
            <w:shd w:val="clear" w:color="auto" w:fill="F1F3F4"/>
          </w:tcPr>
          <w:p w14:paraId="6F8747D6" w14:textId="77777777" w:rsidR="00E631D2" w:rsidRDefault="00000000">
            <w:r>
              <w:rPr>
                <w:b/>
              </w:rPr>
              <w:t>Federal Vehicle Category</w:t>
            </w:r>
          </w:p>
        </w:tc>
        <w:tc>
          <w:tcPr>
            <w:tcW w:w="1728" w:type="dxa"/>
            <w:shd w:val="clear" w:color="auto" w:fill="F1F3F4"/>
          </w:tcPr>
          <w:p w14:paraId="33DBCF89" w14:textId="77777777" w:rsidR="00E631D2" w:rsidRDefault="00000000">
            <w:r>
              <w:rPr>
                <w:b/>
              </w:rPr>
              <w:t>Specific Vehicle Name</w:t>
            </w:r>
          </w:p>
        </w:tc>
        <w:tc>
          <w:tcPr>
            <w:tcW w:w="1728" w:type="dxa"/>
            <w:shd w:val="clear" w:color="auto" w:fill="F1F3F4"/>
          </w:tcPr>
          <w:p w14:paraId="12B578BD" w14:textId="77777777" w:rsidR="00E631D2" w:rsidRDefault="00000000">
            <w:r>
              <w:rPr>
                <w:b/>
              </w:rPr>
              <w:t>Contracting Agency</w:t>
            </w:r>
          </w:p>
        </w:tc>
        <w:tc>
          <w:tcPr>
            <w:tcW w:w="1728" w:type="dxa"/>
            <w:shd w:val="clear" w:color="auto" w:fill="F1F3F4"/>
          </w:tcPr>
          <w:p w14:paraId="56E5A674" w14:textId="77777777" w:rsidR="00E631D2" w:rsidRDefault="00000000">
            <w:r>
              <w:rPr>
                <w:b/>
              </w:rPr>
              <w:t>Best Fit Contract Areas</w:t>
            </w:r>
          </w:p>
        </w:tc>
        <w:tc>
          <w:tcPr>
            <w:tcW w:w="1728" w:type="dxa"/>
            <w:shd w:val="clear" w:color="auto" w:fill="F1F3F4"/>
          </w:tcPr>
          <w:p w14:paraId="432F8808" w14:textId="77777777" w:rsidR="00E631D2" w:rsidRDefault="00000000">
            <w:r>
              <w:rPr>
                <w:b/>
              </w:rPr>
              <w:t>Key Acquisition Advantages</w:t>
            </w:r>
          </w:p>
        </w:tc>
      </w:tr>
      <w:tr w:rsidR="00E631D2" w14:paraId="0799CDE4" w14:textId="77777777" w:rsidTr="00F93A35">
        <w:tc>
          <w:tcPr>
            <w:tcW w:w="1728" w:type="dxa"/>
          </w:tcPr>
          <w:p w14:paraId="552470CA" w14:textId="77777777" w:rsidR="00E631D2" w:rsidRDefault="00000000">
            <w:r>
              <w:rPr>
                <w:b/>
              </w:rPr>
              <w:t>GSA Best-in-Class GWAC</w:t>
            </w:r>
          </w:p>
        </w:tc>
        <w:tc>
          <w:tcPr>
            <w:tcW w:w="1728" w:type="dxa"/>
          </w:tcPr>
          <w:p w14:paraId="7207E03A" w14:textId="77777777" w:rsidR="00E631D2" w:rsidRDefault="00000000">
            <w:r>
              <w:t>Alliant 2 / Alliant 3</w:t>
            </w:r>
          </w:p>
        </w:tc>
        <w:tc>
          <w:tcPr>
            <w:tcW w:w="1728" w:type="dxa"/>
          </w:tcPr>
          <w:p w14:paraId="33321206" w14:textId="77777777" w:rsidR="00E631D2" w:rsidRDefault="00000000">
            <w:r>
              <w:t>GSA Federal Acquisition Service</w:t>
            </w:r>
          </w:p>
        </w:tc>
        <w:tc>
          <w:tcPr>
            <w:tcW w:w="1728" w:type="dxa"/>
          </w:tcPr>
          <w:p w14:paraId="22EA3AE3" w14:textId="77777777" w:rsidR="00E631D2" w:rsidRDefault="00000000">
            <w:r>
              <w:t>Unified OCIO Services Portfolio (ITSS2, ITMS, IMSS, DCCE).</w:t>
            </w:r>
          </w:p>
        </w:tc>
        <w:tc>
          <w:tcPr>
            <w:tcW w:w="1728" w:type="dxa"/>
          </w:tcPr>
          <w:p w14:paraId="0EE1CD9E" w14:textId="77777777" w:rsidR="00E631D2" w:rsidRDefault="00000000">
            <w:r>
              <w:t>High ceiling, pre-vetted large primes, robust subcontracting plans, allows complex hybrid CLIN structures.</w:t>
            </w:r>
          </w:p>
        </w:tc>
      </w:tr>
      <w:tr w:rsidR="00E631D2" w14:paraId="2F473669" w14:textId="77777777" w:rsidTr="00F93A35">
        <w:tc>
          <w:tcPr>
            <w:tcW w:w="1728" w:type="dxa"/>
            <w:shd w:val="clear" w:color="auto" w:fill="FAFAFA"/>
          </w:tcPr>
          <w:p w14:paraId="327C4CBD" w14:textId="77777777" w:rsidR="00E631D2" w:rsidRDefault="00000000">
            <w:r>
              <w:rPr>
                <w:b/>
              </w:rPr>
              <w:t>GSA Small Business GWAC</w:t>
            </w:r>
          </w:p>
        </w:tc>
        <w:tc>
          <w:tcPr>
            <w:tcW w:w="1728" w:type="dxa"/>
            <w:shd w:val="clear" w:color="auto" w:fill="FAFAFA"/>
          </w:tcPr>
          <w:p w14:paraId="6598CF3E" w14:textId="77777777" w:rsidR="00E631D2" w:rsidRDefault="00000000">
            <w:r>
              <w:t>8(a) STARS III</w:t>
            </w:r>
          </w:p>
        </w:tc>
        <w:tc>
          <w:tcPr>
            <w:tcW w:w="1728" w:type="dxa"/>
            <w:shd w:val="clear" w:color="auto" w:fill="FAFAFA"/>
          </w:tcPr>
          <w:p w14:paraId="32535C89" w14:textId="77777777" w:rsidR="00E631D2" w:rsidRDefault="00000000">
            <w:r>
              <w:t>GSA Federal Acquisition Service</w:t>
            </w:r>
          </w:p>
        </w:tc>
        <w:tc>
          <w:tcPr>
            <w:tcW w:w="1728" w:type="dxa"/>
            <w:shd w:val="clear" w:color="auto" w:fill="FAFAFA"/>
          </w:tcPr>
          <w:p w14:paraId="4311B389" w14:textId="77777777" w:rsidR="00E631D2" w:rsidRDefault="00000000">
            <w:r>
              <w:t>DCATSe Lifecycle, CYSS Oversight, Enterprise Data Analytics.</w:t>
            </w:r>
          </w:p>
        </w:tc>
        <w:tc>
          <w:tcPr>
            <w:tcW w:w="1728" w:type="dxa"/>
            <w:shd w:val="clear" w:color="auto" w:fill="FAFAFA"/>
          </w:tcPr>
          <w:p w14:paraId="1921585A" w14:textId="77777777" w:rsidR="00E631D2" w:rsidRDefault="00000000">
            <w:r>
              <w:t>Directed task orders up to $4.5M; specialized cybersecurity and data analytics functional scopes.</w:t>
            </w:r>
          </w:p>
        </w:tc>
      </w:tr>
      <w:tr w:rsidR="00E631D2" w14:paraId="62AF31C2" w14:textId="77777777" w:rsidTr="00F93A35">
        <w:tc>
          <w:tcPr>
            <w:tcW w:w="1728" w:type="dxa"/>
          </w:tcPr>
          <w:p w14:paraId="59FF1915" w14:textId="77777777" w:rsidR="00E631D2" w:rsidRDefault="00000000">
            <w:r>
              <w:rPr>
                <w:b/>
              </w:rPr>
              <w:t>GSA Small Business GWAC</w:t>
            </w:r>
          </w:p>
        </w:tc>
        <w:tc>
          <w:tcPr>
            <w:tcW w:w="1728" w:type="dxa"/>
          </w:tcPr>
          <w:p w14:paraId="2A722AA6" w14:textId="77777777" w:rsidR="00E631D2" w:rsidRDefault="00000000">
            <w:r>
              <w:t>Polaris (Small Business Pool)</w:t>
            </w:r>
          </w:p>
        </w:tc>
        <w:tc>
          <w:tcPr>
            <w:tcW w:w="1728" w:type="dxa"/>
          </w:tcPr>
          <w:p w14:paraId="78DAEAFB" w14:textId="77777777" w:rsidR="00E631D2" w:rsidRDefault="00000000">
            <w:r>
              <w:t>GSA Federal Acquisition Service</w:t>
            </w:r>
          </w:p>
        </w:tc>
        <w:tc>
          <w:tcPr>
            <w:tcW w:w="1728" w:type="dxa"/>
          </w:tcPr>
          <w:p w14:paraId="0175A6BC" w14:textId="77777777" w:rsidR="00E631D2" w:rsidRDefault="00000000">
            <w:r>
              <w:t>Enterprise Data Analytics, Next-Gen ICAM, DCATSe Modernization.</w:t>
            </w:r>
          </w:p>
        </w:tc>
        <w:tc>
          <w:tcPr>
            <w:tcW w:w="1728" w:type="dxa"/>
          </w:tcPr>
          <w:p w14:paraId="198A1E0A" w14:textId="77777777" w:rsidR="00E631D2" w:rsidRDefault="00000000">
            <w:r>
              <w:t>Cutting-edge software, zero protest risk below $10M threshold, streamlined digital ordering.</w:t>
            </w:r>
          </w:p>
        </w:tc>
      </w:tr>
      <w:tr w:rsidR="00E631D2" w14:paraId="0FCA18D8" w14:textId="77777777" w:rsidTr="00F93A35">
        <w:tc>
          <w:tcPr>
            <w:tcW w:w="1728" w:type="dxa"/>
            <w:shd w:val="clear" w:color="auto" w:fill="FAFAFA"/>
          </w:tcPr>
          <w:p w14:paraId="7614D9CB" w14:textId="77777777" w:rsidR="00E631D2" w:rsidRDefault="00000000">
            <w:r>
              <w:rPr>
                <w:b/>
              </w:rPr>
              <w:t>GSA Multi-Award IDIQ</w:t>
            </w:r>
          </w:p>
        </w:tc>
        <w:tc>
          <w:tcPr>
            <w:tcW w:w="1728" w:type="dxa"/>
            <w:shd w:val="clear" w:color="auto" w:fill="FAFAFA"/>
          </w:tcPr>
          <w:p w14:paraId="18F44213" w14:textId="77777777" w:rsidR="00E631D2" w:rsidRDefault="00000000">
            <w:r>
              <w:t>OASIS+ (Total Small Business)</w:t>
            </w:r>
          </w:p>
        </w:tc>
        <w:tc>
          <w:tcPr>
            <w:tcW w:w="1728" w:type="dxa"/>
            <w:shd w:val="clear" w:color="auto" w:fill="FAFAFA"/>
          </w:tcPr>
          <w:p w14:paraId="6D979A28" w14:textId="77777777" w:rsidR="00E631D2" w:rsidRDefault="00000000">
            <w:r>
              <w:t>GSA Federal Acquisition Service</w:t>
            </w:r>
          </w:p>
        </w:tc>
        <w:tc>
          <w:tcPr>
            <w:tcW w:w="1728" w:type="dxa"/>
            <w:shd w:val="clear" w:color="auto" w:fill="FAFAFA"/>
          </w:tcPr>
          <w:p w14:paraId="6C01E6C4" w14:textId="77777777" w:rsidR="00E631D2" w:rsidRDefault="00000000">
            <w:r>
              <w:t>Administrative, Financial, and Management Consulting Support.</w:t>
            </w:r>
          </w:p>
        </w:tc>
        <w:tc>
          <w:tcPr>
            <w:tcW w:w="1728" w:type="dxa"/>
            <w:shd w:val="clear" w:color="auto" w:fill="FAFAFA"/>
          </w:tcPr>
          <w:p w14:paraId="1FFEDF52" w14:textId="77777777" w:rsidR="00E631D2" w:rsidRDefault="00000000">
            <w:r>
              <w:t>Flexible labor categories covering both financial accounting (FMSS) and program analytics.</w:t>
            </w:r>
          </w:p>
        </w:tc>
      </w:tr>
      <w:tr w:rsidR="00E631D2" w14:paraId="5CAE818C" w14:textId="77777777" w:rsidTr="00F93A35">
        <w:tc>
          <w:tcPr>
            <w:tcW w:w="1728" w:type="dxa"/>
          </w:tcPr>
          <w:p w14:paraId="5727D7F4" w14:textId="77777777" w:rsidR="00E631D2" w:rsidRDefault="00000000">
            <w:r>
              <w:rPr>
                <w:b/>
              </w:rPr>
              <w:lastRenderedPageBreak/>
              <w:t>DISA DITCO Premier Contract</w:t>
            </w:r>
          </w:p>
        </w:tc>
        <w:tc>
          <w:tcPr>
            <w:tcW w:w="1728" w:type="dxa"/>
          </w:tcPr>
          <w:p w14:paraId="2E94A267" w14:textId="77777777" w:rsidR="00E631D2" w:rsidRDefault="00000000">
            <w:r>
              <w:t>Joint Warfighting Cloud Capability (JWCC)</w:t>
            </w:r>
          </w:p>
        </w:tc>
        <w:tc>
          <w:tcPr>
            <w:tcW w:w="1728" w:type="dxa"/>
          </w:tcPr>
          <w:p w14:paraId="17271F70" w14:textId="77777777" w:rsidR="00E631D2" w:rsidRDefault="00000000">
            <w:r>
              <w:t>Defense Information Systems Agency</w:t>
            </w:r>
          </w:p>
        </w:tc>
        <w:tc>
          <w:tcPr>
            <w:tcW w:w="1728" w:type="dxa"/>
          </w:tcPr>
          <w:p w14:paraId="52EDD33E" w14:textId="77777777" w:rsidR="00E631D2" w:rsidRDefault="00000000">
            <w:r>
              <w:t>Enterprise Cloud Infrastructure &amp; Hosting (Azure/AWS GovCloud).</w:t>
            </w:r>
          </w:p>
        </w:tc>
        <w:tc>
          <w:tcPr>
            <w:tcW w:w="1728" w:type="dxa"/>
          </w:tcPr>
          <w:p w14:paraId="08CDDD46" w14:textId="77777777" w:rsidR="00E631D2" w:rsidRDefault="00000000">
            <w:r>
              <w:t>Direct DoD-authorized cloud consumption; bypasses multi-tier reseller fees; pre-negotiated IL5/IL6 pricing.</w:t>
            </w:r>
          </w:p>
        </w:tc>
      </w:tr>
      <w:tr w:rsidR="00E631D2" w14:paraId="3BB5FFA8" w14:textId="77777777" w:rsidTr="00F93A35">
        <w:tc>
          <w:tcPr>
            <w:tcW w:w="1728" w:type="dxa"/>
            <w:shd w:val="clear" w:color="auto" w:fill="FAFAFA"/>
          </w:tcPr>
          <w:p w14:paraId="2DACBDC3" w14:textId="77777777" w:rsidR="00E631D2" w:rsidRDefault="00000000">
            <w:r>
              <w:rPr>
                <w:b/>
              </w:rPr>
              <w:t>DISA DITCO Premier Contract</w:t>
            </w:r>
          </w:p>
        </w:tc>
        <w:tc>
          <w:tcPr>
            <w:tcW w:w="1728" w:type="dxa"/>
            <w:shd w:val="clear" w:color="auto" w:fill="FAFAFA"/>
          </w:tcPr>
          <w:p w14:paraId="56F8BCE0" w14:textId="77777777" w:rsidR="00E631D2" w:rsidRDefault="00000000">
            <w:r>
              <w:t>Microsoft ETSS II / Class J&amp;A</w:t>
            </w:r>
          </w:p>
        </w:tc>
        <w:tc>
          <w:tcPr>
            <w:tcW w:w="1728" w:type="dxa"/>
            <w:shd w:val="clear" w:color="auto" w:fill="FAFAFA"/>
          </w:tcPr>
          <w:p w14:paraId="1F72D1D1" w14:textId="77777777" w:rsidR="00E631D2" w:rsidRDefault="00000000">
            <w:r>
              <w:t>Defense Information Systems Agency</w:t>
            </w:r>
          </w:p>
        </w:tc>
        <w:tc>
          <w:tcPr>
            <w:tcW w:w="1728" w:type="dxa"/>
            <w:shd w:val="clear" w:color="auto" w:fill="FAFAFA"/>
          </w:tcPr>
          <w:p w14:paraId="12E7FCBF" w14:textId="77777777" w:rsidR="00E631D2" w:rsidRDefault="00000000">
            <w:r>
              <w:t>Microsoft Unified Support &amp; Engineering Services.</w:t>
            </w:r>
          </w:p>
        </w:tc>
        <w:tc>
          <w:tcPr>
            <w:tcW w:w="1728" w:type="dxa"/>
            <w:shd w:val="clear" w:color="auto" w:fill="FAFAFA"/>
          </w:tcPr>
          <w:p w14:paraId="68D7D93E" w14:textId="77777777" w:rsidR="00E631D2" w:rsidRDefault="00000000">
            <w:r>
              <w:t>Mandated DoD enterprise vehicle; leverages DoD-wide discount rates; eliminates local sole-source justifications.</w:t>
            </w:r>
          </w:p>
        </w:tc>
      </w:tr>
      <w:tr w:rsidR="00E631D2" w14:paraId="6753FF4D" w14:textId="77777777" w:rsidTr="00F93A35">
        <w:tc>
          <w:tcPr>
            <w:tcW w:w="1728" w:type="dxa"/>
          </w:tcPr>
          <w:p w14:paraId="501DAB98" w14:textId="77777777" w:rsidR="00E631D2" w:rsidRDefault="00000000">
            <w:r>
              <w:rPr>
                <w:b/>
              </w:rPr>
              <w:t>SBA 8(a) Direct Award</w:t>
            </w:r>
          </w:p>
        </w:tc>
        <w:tc>
          <w:tcPr>
            <w:tcW w:w="1728" w:type="dxa"/>
          </w:tcPr>
          <w:p w14:paraId="1D4CBEB6" w14:textId="77777777" w:rsidR="00E631D2" w:rsidRDefault="00000000">
            <w:r>
              <w:t>Koniag 8(a) ANC Sole-Source</w:t>
            </w:r>
          </w:p>
        </w:tc>
        <w:tc>
          <w:tcPr>
            <w:tcW w:w="1728" w:type="dxa"/>
          </w:tcPr>
          <w:p w14:paraId="243D1373" w14:textId="77777777" w:rsidR="00E631D2" w:rsidRDefault="00000000">
            <w:r>
              <w:t>Small Business Administration / DoW</w:t>
            </w:r>
          </w:p>
        </w:tc>
        <w:tc>
          <w:tcPr>
            <w:tcW w:w="1728" w:type="dxa"/>
          </w:tcPr>
          <w:p w14:paraId="561FF99E" w14:textId="77777777" w:rsidR="00E631D2" w:rsidRDefault="00000000">
            <w:r>
              <w:t>CSS MST Directorate Support &amp; FMO Support Services.</w:t>
            </w:r>
          </w:p>
        </w:tc>
        <w:tc>
          <w:tcPr>
            <w:tcW w:w="1728" w:type="dxa"/>
          </w:tcPr>
          <w:p w14:paraId="23B8103F" w14:textId="77777777" w:rsidR="00E631D2" w:rsidRDefault="00000000">
            <w:r>
              <w:t>Authorized up to $100M without formal J&amp;A (FAR 19.805-1(b)(2)); immune to competitive protest.</w:t>
            </w:r>
          </w:p>
        </w:tc>
      </w:tr>
    </w:tbl>
    <w:p w14:paraId="1C761294" w14:textId="77777777" w:rsidR="00E631D2" w:rsidRDefault="00E631D2" w:rsidP="00F93A35"/>
    <w:p w14:paraId="78B376ED" w14:textId="4816D3E6" w:rsidR="00E631D2" w:rsidRDefault="00000000">
      <w:pPr>
        <w:pStyle w:val="Heading2"/>
      </w:pPr>
      <w:r>
        <w:t>VI. Administrative, Operations &amp; Creative Support Realignment (CSS MST vs. FMSS)</w:t>
      </w:r>
    </w:p>
    <w:p w14:paraId="17E66706" w14:textId="77777777" w:rsidR="00E631D2" w:rsidRDefault="00000000">
      <w:pPr>
        <w:pStyle w:val="Heading3"/>
      </w:pPr>
      <w:r>
        <w:t>1. De-coupling Scope from Financial Project Codes</w:t>
      </w:r>
    </w:p>
    <w:p w14:paraId="7D0B0DA5" w14:textId="77777777" w:rsidR="00E631D2" w:rsidRDefault="00000000">
      <w:r>
        <w:t xml:space="preserve">Project codes in DAI/accounting systems indicate funding sources, not operational scope. Historically, the CSS MST contract was referenced under accounting codes such as </w:t>
      </w:r>
      <w:r>
        <w:rPr>
          <w:rFonts w:ascii="Consolas" w:hAnsi="Consolas"/>
        </w:rPr>
        <w:t>MST_FMO_NL_2025</w:t>
      </w:r>
      <w:r>
        <w:t xml:space="preserve">, leading stakeholders to incorrectly believe the contract </w:t>
      </w:r>
      <w:r>
        <w:lastRenderedPageBreak/>
        <w:t>supported the Financial Management Office. In reality, CSS MST supports four distinct non-financial directorates.</w:t>
      </w:r>
    </w:p>
    <w:p w14:paraId="627B8E11" w14:textId="5CE22B1D" w:rsidR="00E631D2" w:rsidRDefault="00000000" w:rsidP="00F93A35">
      <w:pPr>
        <w:pStyle w:val="Heading3"/>
      </w:pPr>
      <w:r>
        <w:t>2. Operational Breakdown of CSS MST (Inflow Logistics - 26.0 Personnel)</w:t>
      </w:r>
    </w:p>
    <w:tbl>
      <w:tblPr>
        <w:tblStyle w:val="GridTable4-Accent1"/>
        <w:tblW w:w="9148" w:type="dxa"/>
        <w:tblLook w:val="04A0" w:firstRow="1" w:lastRow="0" w:firstColumn="1" w:lastColumn="0" w:noHBand="0" w:noVBand="1"/>
      </w:tblPr>
      <w:tblGrid>
        <w:gridCol w:w="8008"/>
        <w:gridCol w:w="1140"/>
      </w:tblGrid>
      <w:tr w:rsidR="00F93A35" w:rsidRPr="00776710" w14:paraId="11BBAAA0" w14:textId="77777777" w:rsidTr="00D45DBE">
        <w:trPr>
          <w:cnfStyle w:val="100000000000" w:firstRow="1" w:lastRow="0" w:firstColumn="0" w:lastColumn="0" w:oddVBand="0" w:evenVBand="0" w:oddHBand="0" w:evenHBand="0" w:firstRowFirstColumn="0" w:firstRowLastColumn="0" w:lastRowFirstColumn="0" w:lastRowLastColumn="0"/>
          <w:trHeight w:val="2"/>
        </w:trPr>
        <w:tc>
          <w:tcPr>
            <w:cnfStyle w:val="001000000000" w:firstRow="0" w:lastRow="0" w:firstColumn="1" w:lastColumn="0" w:oddVBand="0" w:evenVBand="0" w:oddHBand="0" w:evenHBand="0" w:firstRowFirstColumn="0" w:firstRowLastColumn="0" w:lastRowFirstColumn="0" w:lastRowLastColumn="0"/>
            <w:tcW w:w="9148" w:type="dxa"/>
            <w:gridSpan w:val="2"/>
            <w:noWrap/>
            <w:hideMark/>
          </w:tcPr>
          <w:p w14:paraId="622A7447" w14:textId="77777777" w:rsidR="00F93A35" w:rsidRPr="00776710" w:rsidRDefault="00F93A35" w:rsidP="00D45DBE">
            <w:pPr>
              <w:spacing w:after="0"/>
              <w:jc w:val="center"/>
              <w:rPr>
                <w:rFonts w:ascii="Aptos" w:eastAsia="Times New Roman" w:hAnsi="Aptos" w:cs="Times New Roman"/>
                <w:color w:val="000000"/>
                <w:sz w:val="20"/>
                <w:szCs w:val="20"/>
              </w:rPr>
            </w:pPr>
            <w:r w:rsidRPr="00776710">
              <w:rPr>
                <w:rFonts w:ascii="Aptos" w:eastAsia="Times New Roman" w:hAnsi="Aptos" w:cs="Times New Roman"/>
                <w:sz w:val="20"/>
                <w:szCs w:val="20"/>
              </w:rPr>
              <w:t>CSS MST (INFLOW LOGISTICS - 26.0 CONTRACTOR PERSONNEL)</w:t>
            </w:r>
          </w:p>
        </w:tc>
      </w:tr>
      <w:tr w:rsidR="00F93A35" w:rsidRPr="00776710" w14:paraId="21698C19" w14:textId="77777777" w:rsidTr="00D45DBE">
        <w:trPr>
          <w:cnfStyle w:val="000000100000" w:firstRow="0" w:lastRow="0" w:firstColumn="0" w:lastColumn="0" w:oddVBand="0" w:evenVBand="0" w:oddHBand="1" w:evenHBand="0" w:firstRowFirstColumn="0" w:firstRowLastColumn="0" w:lastRowFirstColumn="0" w:lastRowLastColumn="0"/>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678D8601" w14:textId="77777777" w:rsidR="00F93A35" w:rsidRPr="00776710" w:rsidRDefault="00F93A35" w:rsidP="00D45DBE">
            <w:pPr>
              <w:spacing w:after="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Component/Directorate and Role</w:t>
            </w:r>
          </w:p>
        </w:tc>
        <w:tc>
          <w:tcPr>
            <w:tcW w:w="1140" w:type="dxa"/>
            <w:noWrap/>
            <w:hideMark/>
          </w:tcPr>
          <w:p w14:paraId="3B5AB1F3" w14:textId="77777777" w:rsidR="00F93A35" w:rsidRPr="00776710" w:rsidRDefault="00F93A35" w:rsidP="00D45DBE">
            <w:pPr>
              <w:spacing w:after="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sz w:val="22"/>
              </w:rPr>
            </w:pPr>
            <w:r w:rsidRPr="00776710">
              <w:rPr>
                <w:rFonts w:ascii="Aptos Narrow" w:eastAsia="Times New Roman" w:hAnsi="Aptos Narrow" w:cs="Times New Roman"/>
                <w:b/>
                <w:bCs/>
                <w:color w:val="000000"/>
                <w:sz w:val="22"/>
              </w:rPr>
              <w:t># of FTE</w:t>
            </w:r>
          </w:p>
        </w:tc>
      </w:tr>
      <w:tr w:rsidR="00F93A35" w:rsidRPr="00776710" w14:paraId="1D5D839A" w14:textId="77777777" w:rsidTr="00D45DBE">
        <w:trPr>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6930663C" w14:textId="77777777" w:rsidR="00F93A35" w:rsidRPr="00776710" w:rsidRDefault="00F93A35" w:rsidP="00D45DBE">
            <w:pPr>
              <w:spacing w:after="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Exec Sec (Executive Secretariat - Publications &amp; Forms)</w:t>
            </w:r>
          </w:p>
        </w:tc>
        <w:tc>
          <w:tcPr>
            <w:tcW w:w="1140" w:type="dxa"/>
            <w:noWrap/>
            <w:hideMark/>
          </w:tcPr>
          <w:p w14:paraId="00CEECC2" w14:textId="77777777" w:rsidR="00F93A35" w:rsidRPr="00776710" w:rsidRDefault="00F93A35" w:rsidP="00D45DBE">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22"/>
              </w:rPr>
            </w:pPr>
            <w:r w:rsidRPr="00776710">
              <w:rPr>
                <w:rFonts w:ascii="Aptos Narrow" w:eastAsia="Times New Roman" w:hAnsi="Aptos Narrow" w:cs="Times New Roman"/>
                <w:b/>
                <w:bCs/>
                <w:color w:val="000000"/>
                <w:sz w:val="22"/>
              </w:rPr>
              <w:t>2</w:t>
            </w:r>
          </w:p>
        </w:tc>
      </w:tr>
      <w:tr w:rsidR="00F93A35" w:rsidRPr="00776710" w14:paraId="4CEB85FA" w14:textId="77777777" w:rsidTr="00D45DBE">
        <w:trPr>
          <w:cnfStyle w:val="000000100000" w:firstRow="0" w:lastRow="0" w:firstColumn="0" w:lastColumn="0" w:oddVBand="0" w:evenVBand="0" w:oddHBand="1" w:evenHBand="0" w:firstRowFirstColumn="0" w:firstRowLastColumn="0" w:lastRowFirstColumn="0" w:lastRowLastColumn="0"/>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278E7C78" w14:textId="77777777" w:rsidR="00F93A35" w:rsidRPr="00D243F2" w:rsidRDefault="00F93A35" w:rsidP="00D45DBE">
            <w:pPr>
              <w:spacing w:after="0"/>
              <w:ind w:firstLineChars="100" w:firstLine="220"/>
              <w:rPr>
                <w:rFonts w:ascii="Aptos Narrow" w:eastAsia="Times New Roman" w:hAnsi="Aptos Narrow" w:cs="Times New Roman"/>
                <w:b w:val="0"/>
                <w:bCs w:val="0"/>
                <w:color w:val="000000"/>
                <w:sz w:val="22"/>
              </w:rPr>
            </w:pPr>
            <w:r w:rsidRPr="00D243F2">
              <w:rPr>
                <w:rFonts w:ascii="Aptos Narrow" w:eastAsia="Times New Roman" w:hAnsi="Aptos Narrow" w:cs="Times New Roman"/>
                <w:b w:val="0"/>
                <w:bCs w:val="0"/>
                <w:color w:val="000000"/>
                <w:sz w:val="22"/>
              </w:rPr>
              <w:t>Correspondence &amp; Publications Management</w:t>
            </w:r>
          </w:p>
        </w:tc>
        <w:tc>
          <w:tcPr>
            <w:tcW w:w="1140" w:type="dxa"/>
            <w:noWrap/>
            <w:hideMark/>
          </w:tcPr>
          <w:p w14:paraId="2049DE8D" w14:textId="77777777" w:rsidR="00F93A35" w:rsidRPr="00776710" w:rsidRDefault="00F93A35" w:rsidP="00D45DBE">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2</w:t>
            </w:r>
          </w:p>
        </w:tc>
      </w:tr>
      <w:tr w:rsidR="00F93A35" w:rsidRPr="00776710" w14:paraId="048A0F8E" w14:textId="77777777" w:rsidTr="00D45DBE">
        <w:trPr>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027F933D" w14:textId="77777777" w:rsidR="00F93A35" w:rsidRPr="00776710" w:rsidRDefault="00F93A35" w:rsidP="00D45DBE">
            <w:pPr>
              <w:spacing w:after="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LMO (Logistics Management Office)</w:t>
            </w:r>
          </w:p>
        </w:tc>
        <w:tc>
          <w:tcPr>
            <w:tcW w:w="1140" w:type="dxa"/>
            <w:noWrap/>
            <w:hideMark/>
          </w:tcPr>
          <w:p w14:paraId="73404AFF" w14:textId="77777777" w:rsidR="00F93A35" w:rsidRPr="00776710" w:rsidRDefault="00F93A35" w:rsidP="00D45DBE">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22"/>
              </w:rPr>
            </w:pPr>
            <w:r w:rsidRPr="00776710">
              <w:rPr>
                <w:rFonts w:ascii="Aptos Narrow" w:eastAsia="Times New Roman" w:hAnsi="Aptos Narrow" w:cs="Times New Roman"/>
                <w:b/>
                <w:bCs/>
                <w:color w:val="000000"/>
                <w:sz w:val="22"/>
              </w:rPr>
              <w:t>1</w:t>
            </w:r>
          </w:p>
        </w:tc>
      </w:tr>
      <w:tr w:rsidR="00F93A35" w:rsidRPr="00776710" w14:paraId="02F6D318" w14:textId="77777777" w:rsidTr="00D45DBE">
        <w:trPr>
          <w:cnfStyle w:val="000000100000" w:firstRow="0" w:lastRow="0" w:firstColumn="0" w:lastColumn="0" w:oddVBand="0" w:evenVBand="0" w:oddHBand="1" w:evenHBand="0" w:firstRowFirstColumn="0" w:firstRowLastColumn="0" w:lastRowFirstColumn="0" w:lastRowLastColumn="0"/>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3F8368D1" w14:textId="77777777" w:rsidR="00F93A35" w:rsidRPr="00D243F2" w:rsidRDefault="00F93A35" w:rsidP="00D45DBE">
            <w:pPr>
              <w:spacing w:after="0"/>
              <w:ind w:firstLineChars="100" w:firstLine="220"/>
              <w:rPr>
                <w:rFonts w:ascii="Aptos Narrow" w:eastAsia="Times New Roman" w:hAnsi="Aptos Narrow" w:cs="Times New Roman"/>
                <w:b w:val="0"/>
                <w:bCs w:val="0"/>
                <w:color w:val="000000"/>
                <w:sz w:val="22"/>
              </w:rPr>
            </w:pPr>
            <w:r w:rsidRPr="00D243F2">
              <w:rPr>
                <w:rFonts w:ascii="Aptos Narrow" w:eastAsia="Times New Roman" w:hAnsi="Aptos Narrow" w:cs="Times New Roman"/>
                <w:b w:val="0"/>
                <w:bCs w:val="0"/>
                <w:color w:val="000000"/>
                <w:sz w:val="22"/>
              </w:rPr>
              <w:t>Facilities and Space Management Specialist</w:t>
            </w:r>
          </w:p>
        </w:tc>
        <w:tc>
          <w:tcPr>
            <w:tcW w:w="1140" w:type="dxa"/>
            <w:noWrap/>
            <w:hideMark/>
          </w:tcPr>
          <w:p w14:paraId="2F58F68A" w14:textId="77777777" w:rsidR="00F93A35" w:rsidRPr="00776710" w:rsidRDefault="00F93A35" w:rsidP="00D45DBE">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1</w:t>
            </w:r>
          </w:p>
        </w:tc>
      </w:tr>
      <w:tr w:rsidR="00F93A35" w:rsidRPr="00776710" w14:paraId="41C6655F" w14:textId="77777777" w:rsidTr="00D45DBE">
        <w:trPr>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520CF3B8" w14:textId="77777777" w:rsidR="00F93A35" w:rsidRPr="00776710" w:rsidRDefault="00F93A35" w:rsidP="00D45DBE">
            <w:pPr>
              <w:spacing w:after="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OCIO (Infrastructure Support)</w:t>
            </w:r>
          </w:p>
        </w:tc>
        <w:tc>
          <w:tcPr>
            <w:tcW w:w="1140" w:type="dxa"/>
            <w:noWrap/>
            <w:hideMark/>
          </w:tcPr>
          <w:p w14:paraId="55EEB5EF" w14:textId="77777777" w:rsidR="00F93A35" w:rsidRPr="00776710" w:rsidRDefault="00F93A35" w:rsidP="00D45DBE">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22"/>
              </w:rPr>
            </w:pPr>
            <w:r w:rsidRPr="00776710">
              <w:rPr>
                <w:rFonts w:ascii="Aptos Narrow" w:eastAsia="Times New Roman" w:hAnsi="Aptos Narrow" w:cs="Times New Roman"/>
                <w:b/>
                <w:bCs/>
                <w:color w:val="000000"/>
                <w:sz w:val="22"/>
              </w:rPr>
              <w:t>1</w:t>
            </w:r>
          </w:p>
        </w:tc>
      </w:tr>
      <w:tr w:rsidR="00F93A35" w:rsidRPr="00776710" w14:paraId="433DD4F7" w14:textId="77777777" w:rsidTr="00D45DBE">
        <w:trPr>
          <w:cnfStyle w:val="000000100000" w:firstRow="0" w:lastRow="0" w:firstColumn="0" w:lastColumn="0" w:oddVBand="0" w:evenVBand="0" w:oddHBand="1" w:evenHBand="0" w:firstRowFirstColumn="0" w:firstRowLastColumn="0" w:lastRowFirstColumn="0" w:lastRowLastColumn="0"/>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732BB54A" w14:textId="77777777" w:rsidR="00F93A35" w:rsidRPr="00D243F2" w:rsidRDefault="00F93A35" w:rsidP="00D45DBE">
            <w:pPr>
              <w:spacing w:after="0"/>
              <w:ind w:firstLineChars="100" w:firstLine="220"/>
              <w:rPr>
                <w:rFonts w:ascii="Aptos Narrow" w:eastAsia="Times New Roman" w:hAnsi="Aptos Narrow" w:cs="Times New Roman"/>
                <w:b w:val="0"/>
                <w:bCs w:val="0"/>
                <w:color w:val="000000"/>
                <w:sz w:val="22"/>
              </w:rPr>
            </w:pPr>
            <w:r w:rsidRPr="00D243F2">
              <w:rPr>
                <w:rFonts w:ascii="Aptos Narrow" w:eastAsia="Times New Roman" w:hAnsi="Aptos Narrow" w:cs="Times New Roman"/>
                <w:b w:val="0"/>
                <w:bCs w:val="0"/>
                <w:color w:val="000000"/>
                <w:sz w:val="22"/>
              </w:rPr>
              <w:t>Data Analyst</w:t>
            </w:r>
          </w:p>
        </w:tc>
        <w:tc>
          <w:tcPr>
            <w:tcW w:w="1140" w:type="dxa"/>
            <w:noWrap/>
            <w:hideMark/>
          </w:tcPr>
          <w:p w14:paraId="6ED6D888" w14:textId="77777777" w:rsidR="00F93A35" w:rsidRPr="00776710" w:rsidRDefault="00F93A35" w:rsidP="00D45DBE">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1</w:t>
            </w:r>
          </w:p>
        </w:tc>
      </w:tr>
      <w:tr w:rsidR="00F93A35" w:rsidRPr="00776710" w14:paraId="45C358F7" w14:textId="77777777" w:rsidTr="00D45DBE">
        <w:trPr>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361FCF70" w14:textId="77777777" w:rsidR="00F93A35" w:rsidRPr="00776710" w:rsidRDefault="00F93A35" w:rsidP="00D45DBE">
            <w:pPr>
              <w:spacing w:after="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OLAC (Office of Legislative Affairs &amp; Communications</w:t>
            </w:r>
          </w:p>
        </w:tc>
        <w:tc>
          <w:tcPr>
            <w:tcW w:w="1140" w:type="dxa"/>
            <w:noWrap/>
            <w:hideMark/>
          </w:tcPr>
          <w:p w14:paraId="7D65CF01" w14:textId="77777777" w:rsidR="00F93A35" w:rsidRPr="00776710" w:rsidRDefault="00F93A35" w:rsidP="00D45DBE">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22"/>
              </w:rPr>
            </w:pPr>
            <w:r w:rsidRPr="00776710">
              <w:rPr>
                <w:rFonts w:ascii="Aptos Narrow" w:eastAsia="Times New Roman" w:hAnsi="Aptos Narrow" w:cs="Times New Roman"/>
                <w:b/>
                <w:bCs/>
                <w:color w:val="000000"/>
                <w:sz w:val="22"/>
              </w:rPr>
              <w:t>18</w:t>
            </w:r>
          </w:p>
        </w:tc>
      </w:tr>
      <w:tr w:rsidR="00F93A35" w:rsidRPr="00776710" w14:paraId="435E2BDA" w14:textId="77777777" w:rsidTr="00D45DBE">
        <w:trPr>
          <w:cnfStyle w:val="000000100000" w:firstRow="0" w:lastRow="0" w:firstColumn="0" w:lastColumn="0" w:oddVBand="0" w:evenVBand="0" w:oddHBand="1" w:evenHBand="0" w:firstRowFirstColumn="0" w:firstRowLastColumn="0" w:lastRowFirstColumn="0" w:lastRowLastColumn="0"/>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7238E274" w14:textId="77777777" w:rsidR="00F93A35" w:rsidRPr="00D243F2" w:rsidRDefault="00F93A35" w:rsidP="00D45DBE">
            <w:pPr>
              <w:spacing w:after="0"/>
              <w:ind w:firstLineChars="100" w:firstLine="220"/>
              <w:rPr>
                <w:rFonts w:ascii="Aptos Narrow" w:eastAsia="Times New Roman" w:hAnsi="Aptos Narrow" w:cs="Times New Roman"/>
                <w:b w:val="0"/>
                <w:bCs w:val="0"/>
                <w:color w:val="000000"/>
                <w:sz w:val="22"/>
              </w:rPr>
            </w:pPr>
            <w:r w:rsidRPr="00D243F2">
              <w:rPr>
                <w:rFonts w:ascii="Aptos Narrow" w:eastAsia="Times New Roman" w:hAnsi="Aptos Narrow" w:cs="Times New Roman"/>
                <w:b w:val="0"/>
                <w:bCs w:val="0"/>
                <w:color w:val="000000"/>
                <w:sz w:val="22"/>
              </w:rPr>
              <w:t>Compliance Evaluation &amp; Analysis (Section 508)</w:t>
            </w:r>
          </w:p>
        </w:tc>
        <w:tc>
          <w:tcPr>
            <w:tcW w:w="1140" w:type="dxa"/>
            <w:noWrap/>
            <w:hideMark/>
          </w:tcPr>
          <w:p w14:paraId="0B547D78" w14:textId="77777777" w:rsidR="00F93A35" w:rsidRPr="00776710" w:rsidRDefault="00F93A35" w:rsidP="00D45DBE">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3</w:t>
            </w:r>
          </w:p>
        </w:tc>
      </w:tr>
      <w:tr w:rsidR="00F93A35" w:rsidRPr="00776710" w14:paraId="3F5A797B" w14:textId="77777777" w:rsidTr="00D45DBE">
        <w:trPr>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0EC51A12" w14:textId="77777777" w:rsidR="00F93A35" w:rsidRPr="00D243F2" w:rsidRDefault="00F93A35" w:rsidP="00D45DBE">
            <w:pPr>
              <w:spacing w:after="0"/>
              <w:ind w:firstLineChars="100" w:firstLine="220"/>
              <w:rPr>
                <w:rFonts w:ascii="Aptos Narrow" w:eastAsia="Times New Roman" w:hAnsi="Aptos Narrow" w:cs="Times New Roman"/>
                <w:b w:val="0"/>
                <w:bCs w:val="0"/>
                <w:color w:val="000000"/>
                <w:sz w:val="22"/>
              </w:rPr>
            </w:pPr>
            <w:r w:rsidRPr="00D243F2">
              <w:rPr>
                <w:rFonts w:ascii="Aptos Narrow" w:eastAsia="Times New Roman" w:hAnsi="Aptos Narrow" w:cs="Times New Roman"/>
                <w:b w:val="0"/>
                <w:bCs w:val="0"/>
                <w:color w:val="000000"/>
                <w:sz w:val="22"/>
              </w:rPr>
              <w:t>Desktop Publishing &amp; Publication Design</w:t>
            </w:r>
          </w:p>
        </w:tc>
        <w:tc>
          <w:tcPr>
            <w:tcW w:w="1140" w:type="dxa"/>
            <w:noWrap/>
            <w:hideMark/>
          </w:tcPr>
          <w:p w14:paraId="3A85F024" w14:textId="77777777" w:rsidR="00F93A35" w:rsidRPr="00776710" w:rsidRDefault="00F93A35" w:rsidP="00D45DBE">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5</w:t>
            </w:r>
          </w:p>
        </w:tc>
      </w:tr>
      <w:tr w:rsidR="00F93A35" w:rsidRPr="00776710" w14:paraId="7A522AC7" w14:textId="77777777" w:rsidTr="00D45DBE">
        <w:trPr>
          <w:cnfStyle w:val="000000100000" w:firstRow="0" w:lastRow="0" w:firstColumn="0" w:lastColumn="0" w:oddVBand="0" w:evenVBand="0" w:oddHBand="1" w:evenHBand="0" w:firstRowFirstColumn="0" w:firstRowLastColumn="0" w:lastRowFirstColumn="0" w:lastRowLastColumn="0"/>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0CF34CD0" w14:textId="77777777" w:rsidR="00F93A35" w:rsidRPr="00D243F2" w:rsidRDefault="00F93A35" w:rsidP="00D45DBE">
            <w:pPr>
              <w:spacing w:after="0"/>
              <w:ind w:firstLineChars="100" w:firstLine="220"/>
              <w:rPr>
                <w:rFonts w:ascii="Aptos Narrow" w:eastAsia="Times New Roman" w:hAnsi="Aptos Narrow" w:cs="Times New Roman"/>
                <w:b w:val="0"/>
                <w:bCs w:val="0"/>
                <w:color w:val="000000"/>
                <w:sz w:val="22"/>
              </w:rPr>
            </w:pPr>
            <w:r w:rsidRPr="00D243F2">
              <w:rPr>
                <w:rFonts w:ascii="Aptos Narrow" w:eastAsia="Times New Roman" w:hAnsi="Aptos Narrow" w:cs="Times New Roman"/>
                <w:b w:val="0"/>
                <w:bCs w:val="0"/>
                <w:color w:val="000000"/>
                <w:sz w:val="22"/>
              </w:rPr>
              <w:t>Digital Media Communications</w:t>
            </w:r>
          </w:p>
        </w:tc>
        <w:tc>
          <w:tcPr>
            <w:tcW w:w="1140" w:type="dxa"/>
            <w:noWrap/>
            <w:hideMark/>
          </w:tcPr>
          <w:p w14:paraId="6CD674F7" w14:textId="77777777" w:rsidR="00F93A35" w:rsidRPr="00776710" w:rsidRDefault="00F93A35" w:rsidP="00D45DBE">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4</w:t>
            </w:r>
          </w:p>
        </w:tc>
      </w:tr>
      <w:tr w:rsidR="00F93A35" w:rsidRPr="00776710" w14:paraId="7294ECBB" w14:textId="77777777" w:rsidTr="00D45DBE">
        <w:trPr>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3D4008A8" w14:textId="77777777" w:rsidR="00F93A35" w:rsidRPr="00D243F2" w:rsidRDefault="00F93A35" w:rsidP="00D45DBE">
            <w:pPr>
              <w:spacing w:after="0"/>
              <w:ind w:firstLineChars="100" w:firstLine="220"/>
              <w:rPr>
                <w:rFonts w:ascii="Aptos Narrow" w:eastAsia="Times New Roman" w:hAnsi="Aptos Narrow" w:cs="Times New Roman"/>
                <w:b w:val="0"/>
                <w:bCs w:val="0"/>
                <w:color w:val="000000"/>
                <w:sz w:val="22"/>
              </w:rPr>
            </w:pPr>
            <w:r w:rsidRPr="00D243F2">
              <w:rPr>
                <w:rFonts w:ascii="Aptos Narrow" w:eastAsia="Times New Roman" w:hAnsi="Aptos Narrow" w:cs="Times New Roman"/>
                <w:b w:val="0"/>
                <w:bCs w:val="0"/>
                <w:color w:val="000000"/>
                <w:sz w:val="22"/>
              </w:rPr>
              <w:t>Project Manager</w:t>
            </w:r>
          </w:p>
        </w:tc>
        <w:tc>
          <w:tcPr>
            <w:tcW w:w="1140" w:type="dxa"/>
            <w:noWrap/>
            <w:hideMark/>
          </w:tcPr>
          <w:p w14:paraId="5C98F251" w14:textId="77777777" w:rsidR="00F93A35" w:rsidRPr="00776710" w:rsidRDefault="00F93A35" w:rsidP="00D45DBE">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1</w:t>
            </w:r>
          </w:p>
        </w:tc>
      </w:tr>
      <w:tr w:rsidR="00F93A35" w:rsidRPr="00776710" w14:paraId="25949E9A" w14:textId="77777777" w:rsidTr="00D45DBE">
        <w:trPr>
          <w:cnfStyle w:val="000000100000" w:firstRow="0" w:lastRow="0" w:firstColumn="0" w:lastColumn="0" w:oddVBand="0" w:evenVBand="0" w:oddHBand="1" w:evenHBand="0" w:firstRowFirstColumn="0" w:firstRowLastColumn="0" w:lastRowFirstColumn="0" w:lastRowLastColumn="0"/>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564AC3EF" w14:textId="77777777" w:rsidR="00F93A35" w:rsidRPr="00D243F2" w:rsidRDefault="00F93A35" w:rsidP="00D45DBE">
            <w:pPr>
              <w:spacing w:after="0"/>
              <w:ind w:firstLineChars="100" w:firstLine="220"/>
              <w:rPr>
                <w:rFonts w:ascii="Aptos Narrow" w:eastAsia="Times New Roman" w:hAnsi="Aptos Narrow" w:cs="Times New Roman"/>
                <w:b w:val="0"/>
                <w:bCs w:val="0"/>
                <w:color w:val="000000"/>
                <w:sz w:val="22"/>
              </w:rPr>
            </w:pPr>
            <w:r w:rsidRPr="00D243F2">
              <w:rPr>
                <w:rFonts w:ascii="Aptos Narrow" w:eastAsia="Times New Roman" w:hAnsi="Aptos Narrow" w:cs="Times New Roman"/>
                <w:b w:val="0"/>
                <w:bCs w:val="0"/>
                <w:color w:val="000000"/>
                <w:sz w:val="22"/>
              </w:rPr>
              <w:t>Visual Communication &amp; Graphics</w:t>
            </w:r>
          </w:p>
        </w:tc>
        <w:tc>
          <w:tcPr>
            <w:tcW w:w="1140" w:type="dxa"/>
            <w:noWrap/>
            <w:hideMark/>
          </w:tcPr>
          <w:p w14:paraId="0D4B875C" w14:textId="77777777" w:rsidR="00F93A35" w:rsidRPr="00776710" w:rsidRDefault="00F93A35" w:rsidP="00D45DBE">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3</w:t>
            </w:r>
          </w:p>
        </w:tc>
      </w:tr>
      <w:tr w:rsidR="00F93A35" w:rsidRPr="00776710" w14:paraId="4E248088" w14:textId="77777777" w:rsidTr="00D45DBE">
        <w:trPr>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51954D0A" w14:textId="77777777" w:rsidR="00F93A35" w:rsidRPr="00D243F2" w:rsidRDefault="00F93A35" w:rsidP="00D45DBE">
            <w:pPr>
              <w:spacing w:after="0"/>
              <w:ind w:firstLineChars="100" w:firstLine="220"/>
              <w:rPr>
                <w:rFonts w:ascii="Aptos Narrow" w:eastAsia="Times New Roman" w:hAnsi="Aptos Narrow" w:cs="Times New Roman"/>
                <w:b w:val="0"/>
                <w:bCs w:val="0"/>
                <w:color w:val="000000"/>
                <w:sz w:val="22"/>
              </w:rPr>
            </w:pPr>
            <w:r w:rsidRPr="00D243F2">
              <w:rPr>
                <w:rFonts w:ascii="Aptos Narrow" w:eastAsia="Times New Roman" w:hAnsi="Aptos Narrow" w:cs="Times New Roman"/>
                <w:b w:val="0"/>
                <w:bCs w:val="0"/>
                <w:color w:val="000000"/>
                <w:sz w:val="22"/>
              </w:rPr>
              <w:t>Visual Communication &amp; Photography</w:t>
            </w:r>
          </w:p>
        </w:tc>
        <w:tc>
          <w:tcPr>
            <w:tcW w:w="1140" w:type="dxa"/>
            <w:noWrap/>
            <w:hideMark/>
          </w:tcPr>
          <w:p w14:paraId="67B96354" w14:textId="77777777" w:rsidR="00F93A35" w:rsidRPr="00776710" w:rsidRDefault="00F93A35" w:rsidP="00D45DBE">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2</w:t>
            </w:r>
          </w:p>
        </w:tc>
      </w:tr>
      <w:tr w:rsidR="00F93A35" w:rsidRPr="00776710" w14:paraId="15CC9C83" w14:textId="77777777" w:rsidTr="00D45DBE">
        <w:trPr>
          <w:cnfStyle w:val="000000100000" w:firstRow="0" w:lastRow="0" w:firstColumn="0" w:lastColumn="0" w:oddVBand="0" w:evenVBand="0" w:oddHBand="1" w:evenHBand="0" w:firstRowFirstColumn="0" w:firstRowLastColumn="0" w:lastRowFirstColumn="0" w:lastRowLastColumn="0"/>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6963B446" w14:textId="77777777" w:rsidR="00F93A35" w:rsidRPr="00776710" w:rsidRDefault="00F93A35" w:rsidP="00D45DBE">
            <w:pPr>
              <w:spacing w:after="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SPP (Strategic Planning &amp; Performance / CPI)</w:t>
            </w:r>
          </w:p>
        </w:tc>
        <w:tc>
          <w:tcPr>
            <w:tcW w:w="1140" w:type="dxa"/>
            <w:noWrap/>
            <w:hideMark/>
          </w:tcPr>
          <w:p w14:paraId="3107DD96" w14:textId="77777777" w:rsidR="00F93A35" w:rsidRPr="00776710" w:rsidRDefault="00F93A35" w:rsidP="00D45DBE">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sz w:val="22"/>
              </w:rPr>
            </w:pPr>
            <w:r w:rsidRPr="00776710">
              <w:rPr>
                <w:rFonts w:ascii="Aptos Narrow" w:eastAsia="Times New Roman" w:hAnsi="Aptos Narrow" w:cs="Times New Roman"/>
                <w:b/>
                <w:bCs/>
                <w:color w:val="000000"/>
                <w:sz w:val="22"/>
              </w:rPr>
              <w:t>4</w:t>
            </w:r>
          </w:p>
        </w:tc>
      </w:tr>
      <w:tr w:rsidR="00F93A35" w:rsidRPr="00776710" w14:paraId="22DE4408" w14:textId="77777777" w:rsidTr="00D45DBE">
        <w:trPr>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659CF8F9" w14:textId="77777777" w:rsidR="00F93A35" w:rsidRPr="00D243F2" w:rsidRDefault="00F93A35" w:rsidP="00D45DBE">
            <w:pPr>
              <w:spacing w:after="0"/>
              <w:ind w:firstLineChars="100" w:firstLine="220"/>
              <w:rPr>
                <w:rFonts w:ascii="Aptos Narrow" w:eastAsia="Times New Roman" w:hAnsi="Aptos Narrow" w:cs="Times New Roman"/>
                <w:b w:val="0"/>
                <w:bCs w:val="0"/>
                <w:color w:val="000000"/>
                <w:sz w:val="22"/>
              </w:rPr>
            </w:pPr>
            <w:r w:rsidRPr="00D243F2">
              <w:rPr>
                <w:rFonts w:ascii="Aptos Narrow" w:eastAsia="Times New Roman" w:hAnsi="Aptos Narrow" w:cs="Times New Roman"/>
                <w:b w:val="0"/>
                <w:bCs w:val="0"/>
                <w:color w:val="000000"/>
                <w:sz w:val="22"/>
              </w:rPr>
              <w:t>Program Analysts (Continuous Process Improvement)</w:t>
            </w:r>
          </w:p>
        </w:tc>
        <w:tc>
          <w:tcPr>
            <w:tcW w:w="1140" w:type="dxa"/>
            <w:noWrap/>
            <w:hideMark/>
          </w:tcPr>
          <w:p w14:paraId="520848D0" w14:textId="77777777" w:rsidR="00F93A35" w:rsidRPr="00776710" w:rsidRDefault="00F93A35" w:rsidP="00D45DBE">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4</w:t>
            </w:r>
          </w:p>
        </w:tc>
      </w:tr>
      <w:tr w:rsidR="00F93A35" w:rsidRPr="00776710" w14:paraId="3BE833D9" w14:textId="77777777" w:rsidTr="00D45DBE">
        <w:trPr>
          <w:cnfStyle w:val="000000100000" w:firstRow="0" w:lastRow="0" w:firstColumn="0" w:lastColumn="0" w:oddVBand="0" w:evenVBand="0" w:oddHBand="1" w:evenHBand="0" w:firstRowFirstColumn="0" w:firstRowLastColumn="0" w:lastRowFirstColumn="0" w:lastRowLastColumn="0"/>
          <w:trHeight w:val="2"/>
        </w:trPr>
        <w:tc>
          <w:tcPr>
            <w:cnfStyle w:val="001000000000" w:firstRow="0" w:lastRow="0" w:firstColumn="1" w:lastColumn="0" w:oddVBand="0" w:evenVBand="0" w:oddHBand="0" w:evenHBand="0" w:firstRowFirstColumn="0" w:firstRowLastColumn="0" w:lastRowFirstColumn="0" w:lastRowLastColumn="0"/>
            <w:tcW w:w="8008" w:type="dxa"/>
            <w:noWrap/>
            <w:hideMark/>
          </w:tcPr>
          <w:p w14:paraId="43E4B309" w14:textId="77777777" w:rsidR="00F93A35" w:rsidRPr="00776710" w:rsidRDefault="00F93A35" w:rsidP="00D45DBE">
            <w:pPr>
              <w:spacing w:after="0"/>
              <w:rPr>
                <w:rFonts w:ascii="Aptos Narrow" w:eastAsia="Times New Roman" w:hAnsi="Aptos Narrow" w:cs="Times New Roman"/>
                <w:color w:val="000000"/>
                <w:sz w:val="22"/>
              </w:rPr>
            </w:pPr>
            <w:r w:rsidRPr="00776710">
              <w:rPr>
                <w:rFonts w:ascii="Aptos Narrow" w:eastAsia="Times New Roman" w:hAnsi="Aptos Narrow" w:cs="Times New Roman"/>
                <w:color w:val="000000"/>
                <w:sz w:val="22"/>
              </w:rPr>
              <w:t>Grand Total</w:t>
            </w:r>
          </w:p>
        </w:tc>
        <w:tc>
          <w:tcPr>
            <w:tcW w:w="1140" w:type="dxa"/>
            <w:noWrap/>
            <w:hideMark/>
          </w:tcPr>
          <w:p w14:paraId="37B528BA" w14:textId="77777777" w:rsidR="00F93A35" w:rsidRPr="00776710" w:rsidRDefault="00F93A35" w:rsidP="00D45DBE">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sz w:val="22"/>
              </w:rPr>
            </w:pPr>
            <w:r w:rsidRPr="00776710">
              <w:rPr>
                <w:rFonts w:ascii="Aptos Narrow" w:eastAsia="Times New Roman" w:hAnsi="Aptos Narrow" w:cs="Times New Roman"/>
                <w:b/>
                <w:bCs/>
                <w:color w:val="000000"/>
                <w:sz w:val="22"/>
              </w:rPr>
              <w:t>26</w:t>
            </w:r>
          </w:p>
        </w:tc>
      </w:tr>
    </w:tbl>
    <w:p w14:paraId="7B721206" w14:textId="77777777" w:rsidR="00F93A35" w:rsidRPr="00F93A35" w:rsidRDefault="00F93A35" w:rsidP="00F93A35"/>
    <w:p w14:paraId="39060203" w14:textId="1CC88096" w:rsidR="00E631D2" w:rsidRDefault="00000000">
      <w:pPr>
        <w:pStyle w:val="Heading3"/>
      </w:pPr>
      <w:r>
        <w:t xml:space="preserve">3. Re-sourcing via </w:t>
      </w:r>
      <w:del w:id="12" w:author="Wiggins, Nicholas CIV OIG DoD (USA)" w:date="2026-10-05T08:43:00Z" w16du:dateUtc="2026-10-05T12:43:00Z">
        <w:r w:rsidDel="00864749">
          <w:delText xml:space="preserve">Koniag </w:delText>
        </w:r>
      </w:del>
      <w:ins w:id="13" w:author="Wiggins, Nicholas CIV OIG DoD (USA)" w:date="2026-10-05T08:43:00Z" w16du:dateUtc="2026-10-05T12:43:00Z">
        <w:r w:rsidR="00864749">
          <w:t xml:space="preserve">Sole Source </w:t>
        </w:r>
      </w:ins>
      <w:r>
        <w:t xml:space="preserve">8(a) </w:t>
      </w:r>
      <w:ins w:id="14" w:author="Wiggins, Nicholas CIV OIG DoD (USA)" w:date="2026-10-05T08:43:00Z" w16du:dateUtc="2026-10-05T12:43:00Z">
        <w:r w:rsidR="00864749">
          <w:t>Direct Award</w:t>
        </w:r>
      </w:ins>
      <w:del w:id="15" w:author="Wiggins, Nicholas CIV OIG DoD (USA)" w:date="2026-10-05T08:43:00Z" w16du:dateUtc="2026-10-05T12:43:00Z">
        <w:r w:rsidDel="00864749">
          <w:delText>Alaska Native Corporation (ANC) Vehicle</w:delText>
        </w:r>
      </w:del>
    </w:p>
    <w:p w14:paraId="3687ECC8" w14:textId="7DCBA9E2" w:rsidR="00E631D2" w:rsidRDefault="00000000">
      <w:pPr>
        <w:pStyle w:val="ListBullet"/>
      </w:pPr>
      <w:r>
        <w:rPr>
          <w:b/>
        </w:rPr>
        <w:t>Direct-Award Authority:</w:t>
      </w:r>
      <w:r>
        <w:t xml:space="preserve"> Under FAR 19.805-1(b)(2) and 13 CFR 124.506(b), federal agencies can </w:t>
      </w:r>
      <w:r w:rsidR="00143CBD">
        <w:t>award</w:t>
      </w:r>
      <w:r w:rsidR="00143CBD" w:rsidRPr="00521A63">
        <w:t xml:space="preserve"> a streamlined small-business direct-award vehicle for multi-directorate operational support</w:t>
      </w:r>
    </w:p>
    <w:p w14:paraId="17937745" w14:textId="2595C9F4" w:rsidR="00E631D2" w:rsidRDefault="00000000">
      <w:pPr>
        <w:pStyle w:val="ListBullet"/>
      </w:pPr>
      <w:r>
        <w:rPr>
          <w:b/>
        </w:rPr>
        <w:t>Separation of Scope:</w:t>
      </w:r>
      <w:r>
        <w:t xml:space="preserve"> Re-compete or direct-award the 26.0 creative, editorial, and administrative requirements of CSS MST to </w:t>
      </w:r>
      <w:r w:rsidR="00143CBD" w:rsidRPr="00521A63">
        <w:t xml:space="preserve">a streamlined </w:t>
      </w:r>
      <w:r w:rsidR="00143CBD">
        <w:t xml:space="preserve">8(a) </w:t>
      </w:r>
      <w:r w:rsidR="00143CBD" w:rsidRPr="00521A63">
        <w:t>small-business</w:t>
      </w:r>
      <w:r w:rsidR="00143CBD">
        <w:t>.</w:t>
      </w:r>
      <w:r>
        <w:t xml:space="preserve"> Strip out rogue IT tasks (PWS 2.4 CRM entities and PWS 2.10 Records Management). Retain FMSS (pure financial accounting) as a separate, distinct task order to prevent fiscal management and accounting tracking complexities.</w:t>
      </w:r>
    </w:p>
    <w:p w14:paraId="0B5FF77D" w14:textId="2ECBF21A" w:rsidR="00E631D2" w:rsidRDefault="00000000">
      <w:pPr>
        <w:pStyle w:val="Heading2"/>
      </w:pPr>
      <w:r>
        <w:lastRenderedPageBreak/>
        <w:t>VII. SOW/CLIN Restructuring Template (DAI Help Desk vs. FMSS)</w:t>
      </w:r>
    </w:p>
    <w:p w14:paraId="7BA61D38" w14:textId="77777777" w:rsidR="00E631D2" w:rsidRDefault="00000000">
      <w:r>
        <w:t>To resolve structural overlap within FMO Support while protecting accounting operations, the following contract restructuring model should be incorporated into the next procurement package:</w:t>
      </w:r>
    </w:p>
    <w:tbl>
      <w:tblPr>
        <w:tblStyle w:val="TableGrid"/>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1872"/>
        <w:gridCol w:w="1872"/>
        <w:gridCol w:w="1872"/>
        <w:gridCol w:w="1872"/>
        <w:gridCol w:w="1872"/>
      </w:tblGrid>
      <w:tr w:rsidR="00E631D2" w14:paraId="2DF28CD5" w14:textId="77777777" w:rsidTr="00F93A35">
        <w:tc>
          <w:tcPr>
            <w:tcW w:w="1728" w:type="dxa"/>
            <w:shd w:val="clear" w:color="auto" w:fill="F1F3F4"/>
          </w:tcPr>
          <w:p w14:paraId="2EBBF0FF" w14:textId="77777777" w:rsidR="00E631D2" w:rsidRDefault="00000000">
            <w:r>
              <w:rPr>
                <w:b/>
              </w:rPr>
              <w:t>CLIN / Sub-CLIN</w:t>
            </w:r>
          </w:p>
        </w:tc>
        <w:tc>
          <w:tcPr>
            <w:tcW w:w="1728" w:type="dxa"/>
            <w:shd w:val="clear" w:color="auto" w:fill="F1F3F4"/>
          </w:tcPr>
          <w:p w14:paraId="7B191FA7" w14:textId="77777777" w:rsidR="00E631D2" w:rsidRDefault="00000000">
            <w:r>
              <w:rPr>
                <w:b/>
              </w:rPr>
              <w:t>Workstream Description</w:t>
            </w:r>
          </w:p>
        </w:tc>
        <w:tc>
          <w:tcPr>
            <w:tcW w:w="1728" w:type="dxa"/>
            <w:shd w:val="clear" w:color="auto" w:fill="F1F3F4"/>
          </w:tcPr>
          <w:p w14:paraId="0DE052A4" w14:textId="77777777" w:rsidR="00E631D2" w:rsidRDefault="00000000">
            <w:r>
              <w:rPr>
                <w:b/>
              </w:rPr>
              <w:t>Functional Scope &amp; Tasks</w:t>
            </w:r>
          </w:p>
        </w:tc>
        <w:tc>
          <w:tcPr>
            <w:tcW w:w="1728" w:type="dxa"/>
            <w:shd w:val="clear" w:color="auto" w:fill="F1F3F4"/>
          </w:tcPr>
          <w:p w14:paraId="71CF128D" w14:textId="77777777" w:rsidR="00E631D2" w:rsidRDefault="00000000">
            <w:r>
              <w:rPr>
                <w:b/>
              </w:rPr>
              <w:t>Performance Metric (PWS SLA)</w:t>
            </w:r>
          </w:p>
        </w:tc>
        <w:tc>
          <w:tcPr>
            <w:tcW w:w="1728" w:type="dxa"/>
            <w:shd w:val="clear" w:color="auto" w:fill="F1F3F4"/>
          </w:tcPr>
          <w:p w14:paraId="3007952C" w14:textId="77777777" w:rsidR="00E631D2" w:rsidRDefault="00000000">
            <w:r>
              <w:rPr>
                <w:b/>
              </w:rPr>
              <w:t>Directorate Customer</w:t>
            </w:r>
          </w:p>
        </w:tc>
      </w:tr>
      <w:tr w:rsidR="00E631D2" w14:paraId="34F1C27F" w14:textId="77777777" w:rsidTr="00F93A35">
        <w:tc>
          <w:tcPr>
            <w:tcW w:w="1728" w:type="dxa"/>
          </w:tcPr>
          <w:p w14:paraId="4D1184AB" w14:textId="77777777" w:rsidR="00E631D2" w:rsidRDefault="00000000">
            <w:r>
              <w:rPr>
                <w:b/>
              </w:rPr>
              <w:t>CLIN 0001</w:t>
            </w:r>
          </w:p>
        </w:tc>
        <w:tc>
          <w:tcPr>
            <w:tcW w:w="1728" w:type="dxa"/>
          </w:tcPr>
          <w:p w14:paraId="341B844A" w14:textId="77777777" w:rsidR="00E631D2" w:rsidRDefault="00000000">
            <w:r>
              <w:t>Core Financial Management &amp; Accounting Services (FMSS)</w:t>
            </w:r>
          </w:p>
        </w:tc>
        <w:tc>
          <w:tcPr>
            <w:tcW w:w="1728" w:type="dxa"/>
          </w:tcPr>
          <w:p w14:paraId="1EAEE181" w14:textId="77777777" w:rsidR="00E631D2" w:rsidRDefault="00000000">
            <w:r>
              <w:t>General ledger reconciliation, audit packet defense (RMA support), fiscal year-end closeout adjustments, and IPAC processing.</w:t>
            </w:r>
          </w:p>
        </w:tc>
        <w:tc>
          <w:tcPr>
            <w:tcW w:w="1728" w:type="dxa"/>
          </w:tcPr>
          <w:p w14:paraId="360DC471" w14:textId="77777777" w:rsidR="00E631D2" w:rsidRDefault="00000000">
            <w:r>
              <w:t>98% on-time reconciliation; zero material weakness contributions.</w:t>
            </w:r>
          </w:p>
        </w:tc>
        <w:tc>
          <w:tcPr>
            <w:tcW w:w="1728" w:type="dxa"/>
          </w:tcPr>
          <w:p w14:paraId="4935EDD4" w14:textId="77777777" w:rsidR="00E631D2" w:rsidRDefault="00000000">
            <w:r>
              <w:t>Financial Management Operations (FMO)</w:t>
            </w:r>
          </w:p>
        </w:tc>
      </w:tr>
      <w:tr w:rsidR="00E631D2" w14:paraId="67A65658" w14:textId="77777777" w:rsidTr="00F93A35">
        <w:tc>
          <w:tcPr>
            <w:tcW w:w="1728" w:type="dxa"/>
            <w:shd w:val="clear" w:color="auto" w:fill="FAFAFA"/>
          </w:tcPr>
          <w:p w14:paraId="39BF4BDE" w14:textId="77777777" w:rsidR="00E631D2" w:rsidRDefault="00000000">
            <w:r>
              <w:rPr>
                <w:b/>
              </w:rPr>
              <w:t>CLIN 0002</w:t>
            </w:r>
          </w:p>
        </w:tc>
        <w:tc>
          <w:tcPr>
            <w:tcW w:w="1728" w:type="dxa"/>
            <w:shd w:val="clear" w:color="auto" w:fill="FAFAFA"/>
          </w:tcPr>
          <w:p w14:paraId="7ACE534B" w14:textId="77777777" w:rsidR="00E631D2" w:rsidRDefault="00000000">
            <w:r>
              <w:t>Functional DAI Help Desk &amp; End-User Operational Support</w:t>
            </w:r>
          </w:p>
        </w:tc>
        <w:tc>
          <w:tcPr>
            <w:tcW w:w="1728" w:type="dxa"/>
            <w:shd w:val="clear" w:color="auto" w:fill="FAFAFA"/>
          </w:tcPr>
          <w:p w14:paraId="585E67AB" w14:textId="77777777" w:rsidR="00E631D2" w:rsidRDefault="00000000">
            <w:r>
              <w:t>Tier 2/3 functional accounting support, SLA posting logic resolution, transaction error correction, and G-Invoicing assistance.</w:t>
            </w:r>
          </w:p>
        </w:tc>
        <w:tc>
          <w:tcPr>
            <w:tcW w:w="1728" w:type="dxa"/>
            <w:shd w:val="clear" w:color="auto" w:fill="FAFAFA"/>
          </w:tcPr>
          <w:p w14:paraId="38BBFC0A" w14:textId="77777777" w:rsidR="00E631D2" w:rsidRDefault="00000000">
            <w:r>
              <w:t>Initial response &lt; 2 hours; ticket resolution &lt; 24 hours for critical fiscal actions.</w:t>
            </w:r>
          </w:p>
        </w:tc>
        <w:tc>
          <w:tcPr>
            <w:tcW w:w="1728" w:type="dxa"/>
            <w:shd w:val="clear" w:color="auto" w:fill="FAFAFA"/>
          </w:tcPr>
          <w:p w14:paraId="1EC0DB36" w14:textId="77777777" w:rsidR="00E631D2" w:rsidRDefault="00000000">
            <w:r>
              <w:t>FMO (Supporting All DoW OIG Users)</w:t>
            </w:r>
          </w:p>
        </w:tc>
      </w:tr>
      <w:tr w:rsidR="00E631D2" w14:paraId="5BFC1D25" w14:textId="77777777" w:rsidTr="00F93A35">
        <w:tc>
          <w:tcPr>
            <w:tcW w:w="1728" w:type="dxa"/>
          </w:tcPr>
          <w:p w14:paraId="734B62DB" w14:textId="77777777" w:rsidR="00E631D2" w:rsidRDefault="00000000">
            <w:r>
              <w:rPr>
                <w:b/>
              </w:rPr>
              <w:t>CLIN 0003</w:t>
            </w:r>
          </w:p>
        </w:tc>
        <w:tc>
          <w:tcPr>
            <w:tcW w:w="1728" w:type="dxa"/>
          </w:tcPr>
          <w:p w14:paraId="2E1C5330" w14:textId="77777777" w:rsidR="00E631D2" w:rsidRDefault="00000000">
            <w:r>
              <w:t>Financial Systems Training &amp; Business Process Mapping</w:t>
            </w:r>
          </w:p>
        </w:tc>
        <w:tc>
          <w:tcPr>
            <w:tcW w:w="1728" w:type="dxa"/>
          </w:tcPr>
          <w:p w14:paraId="0FB01402" w14:textId="77777777" w:rsidR="00E631D2" w:rsidRDefault="00000000">
            <w:r>
              <w:t xml:space="preserve">Development of functional DAI job aids, curriculum updates for new ledger postings, and executive financial </w:t>
            </w:r>
            <w:r>
              <w:lastRenderedPageBreak/>
              <w:t>reporting dashboards.</w:t>
            </w:r>
          </w:p>
        </w:tc>
        <w:tc>
          <w:tcPr>
            <w:tcW w:w="1728" w:type="dxa"/>
          </w:tcPr>
          <w:p w14:paraId="70FC53B6" w14:textId="77777777" w:rsidR="00E631D2" w:rsidRDefault="00000000">
            <w:r>
              <w:lastRenderedPageBreak/>
              <w:t xml:space="preserve">Delivery of monthly training sessions; quarterly job aid updates within 5 business days of </w:t>
            </w:r>
            <w:r>
              <w:lastRenderedPageBreak/>
              <w:t>DAI patch releases.</w:t>
            </w:r>
          </w:p>
        </w:tc>
        <w:tc>
          <w:tcPr>
            <w:tcW w:w="1728" w:type="dxa"/>
          </w:tcPr>
          <w:p w14:paraId="1B2455CB" w14:textId="77777777" w:rsidR="00E631D2" w:rsidRDefault="00000000">
            <w:r>
              <w:lastRenderedPageBreak/>
              <w:t>FMO / Business Operations</w:t>
            </w:r>
          </w:p>
        </w:tc>
      </w:tr>
      <w:tr w:rsidR="00E631D2" w14:paraId="09D069A4" w14:textId="77777777" w:rsidTr="00F93A35">
        <w:tc>
          <w:tcPr>
            <w:tcW w:w="1728" w:type="dxa"/>
            <w:shd w:val="clear" w:color="auto" w:fill="FAFAFA"/>
          </w:tcPr>
          <w:p w14:paraId="71F6EA75" w14:textId="5F790920" w:rsidR="00E631D2" w:rsidRDefault="00000000">
            <w:del w:id="16" w:author="Wiggins, Nicholas CIV OIG DoD (USA)" w:date="2026-10-05T08:44:00Z" w16du:dateUtc="2026-10-05T12:44:00Z">
              <w:r w:rsidDel="00864749">
                <w:rPr>
                  <w:b/>
                </w:rPr>
                <w:delText>CLIN 0004 (OCIO)</w:delText>
              </w:r>
            </w:del>
          </w:p>
        </w:tc>
        <w:tc>
          <w:tcPr>
            <w:tcW w:w="1728" w:type="dxa"/>
            <w:shd w:val="clear" w:color="auto" w:fill="FAFAFA"/>
          </w:tcPr>
          <w:p w14:paraId="288D786D" w14:textId="3FEF6EC3" w:rsidR="00E631D2" w:rsidRDefault="00000000">
            <w:del w:id="17" w:author="Wiggins, Nicholas CIV OIG DoD (USA)" w:date="2026-10-05T08:44:00Z" w16du:dateUtc="2026-10-05T12:44:00Z">
              <w:r w:rsidDel="00864749">
                <w:delText>Core IT Infrastructure &amp; Application Hosting Support</w:delText>
              </w:r>
            </w:del>
          </w:p>
        </w:tc>
        <w:tc>
          <w:tcPr>
            <w:tcW w:w="1728" w:type="dxa"/>
            <w:shd w:val="clear" w:color="auto" w:fill="FAFAFA"/>
          </w:tcPr>
          <w:p w14:paraId="5651B30E" w14:textId="77818C47" w:rsidR="00E631D2" w:rsidRDefault="00000000">
            <w:del w:id="18" w:author="Wiggins, Nicholas CIV OIG DoD (USA)" w:date="2026-10-05T08:44:00Z" w16du:dateUtc="2026-10-05T12:44:00Z">
              <w:r w:rsidDel="00864749">
                <w:delText>Oracle database patch deployment, DISA network connection uptime, server virtualization, and security scanning.</w:delText>
              </w:r>
            </w:del>
          </w:p>
        </w:tc>
        <w:tc>
          <w:tcPr>
            <w:tcW w:w="1728" w:type="dxa"/>
            <w:shd w:val="clear" w:color="auto" w:fill="FAFAFA"/>
          </w:tcPr>
          <w:p w14:paraId="174F088A" w14:textId="13387231" w:rsidR="00E631D2" w:rsidRDefault="00000000">
            <w:del w:id="19" w:author="Wiggins, Nicholas CIV OIG DoD (USA)" w:date="2026-10-05T08:44:00Z" w16du:dateUtc="2026-10-05T12:44:00Z">
              <w:r w:rsidDel="00864749">
                <w:delText>99.9% system availability; patch deployment within 14 days of DISA IAVM alerts.</w:delText>
              </w:r>
            </w:del>
          </w:p>
        </w:tc>
        <w:tc>
          <w:tcPr>
            <w:tcW w:w="1728" w:type="dxa"/>
            <w:shd w:val="clear" w:color="auto" w:fill="FAFAFA"/>
          </w:tcPr>
          <w:p w14:paraId="4E07518D" w14:textId="099E2685" w:rsidR="00E631D2" w:rsidRDefault="00000000">
            <w:del w:id="20" w:author="Wiggins, Nicholas CIV OIG DoD (USA)" w:date="2026-10-05T08:44:00Z" w16du:dateUtc="2026-10-05T12:44:00Z">
              <w:r w:rsidDel="00864749">
                <w:delText>OCIO (Under Unified IT Prime)</w:delText>
              </w:r>
            </w:del>
          </w:p>
        </w:tc>
      </w:tr>
    </w:tbl>
    <w:p w14:paraId="1B715CC5" w14:textId="77777777" w:rsidR="00E631D2" w:rsidRDefault="00E631D2" w:rsidP="00F93A35"/>
    <w:p w14:paraId="63F83685" w14:textId="77777777" w:rsidR="0070104F" w:rsidRDefault="0070104F">
      <w:pPr>
        <w:pStyle w:val="Heading2"/>
        <w:sectPr w:rsidR="0070104F" w:rsidSect="00034616">
          <w:pgSz w:w="12240" w:h="15840"/>
          <w:pgMar w:top="1440" w:right="1800" w:bottom="1440" w:left="1800" w:header="720" w:footer="720" w:gutter="0"/>
          <w:cols w:space="720"/>
          <w:docGrid w:linePitch="360"/>
        </w:sectPr>
      </w:pPr>
    </w:p>
    <w:p w14:paraId="6700C123" w14:textId="70241128" w:rsidR="00E631D2" w:rsidRDefault="00AC34B2">
      <w:pPr>
        <w:pStyle w:val="Heading2"/>
      </w:pPr>
      <w:commentRangeStart w:id="21"/>
      <w:r>
        <w:lastRenderedPageBreak/>
        <w:t>VIII. Weighted Scoring Rubric for Consolidation Priority</w:t>
      </w:r>
      <w:commentRangeEnd w:id="21"/>
      <w:r w:rsidR="007D24EB">
        <w:rPr>
          <w:rStyle w:val="CommentReference"/>
          <w:sz w:val="44"/>
          <w:szCs w:val="26"/>
        </w:rPr>
        <w:commentReference w:id="21"/>
      </w:r>
    </w:p>
    <w:p w14:paraId="22FE582C" w14:textId="067C9CFC" w:rsidR="00E631D2" w:rsidRDefault="00000000">
      <w:r>
        <w:t>Active contracts were evaluated across five critical factors: Labor Duplication (25%), Procurement Velocity / Vehicle Readiness (20%), Cost Avoidance Potential (25%), Audit &amp; Mission Risk (15%), and Ease of Transition (15%).</w:t>
      </w:r>
      <w:r w:rsidR="00DA28A0">
        <w:t xml:space="preserve"> </w:t>
      </w:r>
      <w:r w:rsidR="004616F2" w:rsidRPr="004616F2">
        <w:t>ITSS2 (HQ003426FE222) is not scored in the prioritization rubric because it serves as the foundational technical and contractual anchor for the Unified OCIO Services Portfolio, against which all competing contracts are evaluated.</w:t>
      </w:r>
    </w:p>
    <w:p w14:paraId="12895E83" w14:textId="77777777" w:rsidR="00E631D2" w:rsidRDefault="00000000">
      <m:oMathPara>
        <m:oMath>
          <m:box>
            <m:boxPr>
              <m:ctrlPr>
                <w:rPr>
                  <w:rFonts w:ascii="Cambria Math" w:hAnsi="Cambria Math"/>
                </w:rPr>
              </m:ctrlPr>
            </m:boxPr>
            <m:e>
              <m:r>
                <m:rPr>
                  <m:nor/>
                </m:rPr>
                <m:t>Priority Score</m:t>
              </m:r>
              <m:r>
                <m:rPr>
                  <m:sty m:val="p"/>
                </m:rPr>
                <w:rPr>
                  <w:rFonts w:ascii="Cambria Math" w:hAnsi="Cambria Math"/>
                </w:rPr>
                <m:t>=∑(</m:t>
              </m:r>
              <m:r>
                <m:rPr>
                  <m:nor/>
                </m:rPr>
                <m:t>Factor Weight</m:t>
              </m:r>
              <m:r>
                <w:rPr>
                  <w:rFonts w:ascii="Cambria Math" w:hAnsi="Cambria Math"/>
                </w:rPr>
                <m:t>×</m:t>
              </m:r>
              <m:r>
                <m:rPr>
                  <m:nor/>
                </m:rPr>
                <m:t>Factor Score</m:t>
              </m:r>
              <m:r>
                <m:rPr>
                  <m:sty m:val="p"/>
                </m:rPr>
                <w:rPr>
                  <w:rFonts w:ascii="Cambria Math" w:hAnsi="Cambria Math"/>
                </w:rPr>
                <m:t>)</m:t>
              </m:r>
            </m:e>
          </m:box>
        </m:oMath>
      </m:oMathPara>
    </w:p>
    <w:tbl>
      <w:tblPr>
        <w:tblStyle w:val="TableGrid"/>
        <w:tblW w:w="129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1402"/>
        <w:gridCol w:w="1719"/>
        <w:gridCol w:w="1917"/>
        <w:gridCol w:w="1559"/>
        <w:gridCol w:w="1545"/>
        <w:gridCol w:w="1577"/>
        <w:gridCol w:w="1245"/>
        <w:gridCol w:w="1996"/>
      </w:tblGrid>
      <w:tr w:rsidR="00E631D2" w14:paraId="10B7ACEB" w14:textId="77777777" w:rsidTr="0070104F">
        <w:tc>
          <w:tcPr>
            <w:tcW w:w="1080" w:type="dxa"/>
            <w:shd w:val="clear" w:color="auto" w:fill="F1F3F4"/>
          </w:tcPr>
          <w:p w14:paraId="3AFB88DA" w14:textId="77777777" w:rsidR="00E631D2" w:rsidRDefault="00000000">
            <w:r>
              <w:rPr>
                <w:b/>
              </w:rPr>
              <w:t>Contract Short Name</w:t>
            </w:r>
          </w:p>
        </w:tc>
        <w:tc>
          <w:tcPr>
            <w:tcW w:w="1080" w:type="dxa"/>
            <w:shd w:val="clear" w:color="auto" w:fill="F1F3F4"/>
          </w:tcPr>
          <w:p w14:paraId="5EBDF50D" w14:textId="77777777" w:rsidR="00E631D2" w:rsidRDefault="00000000">
            <w:r>
              <w:rPr>
                <w:b/>
              </w:rPr>
              <w:t>Labor Duplication (25)</w:t>
            </w:r>
          </w:p>
        </w:tc>
        <w:tc>
          <w:tcPr>
            <w:tcW w:w="1080" w:type="dxa"/>
            <w:shd w:val="clear" w:color="auto" w:fill="F1F3F4"/>
          </w:tcPr>
          <w:p w14:paraId="386ED61B" w14:textId="77777777" w:rsidR="00E631D2" w:rsidRDefault="00000000">
            <w:r>
              <w:rPr>
                <w:b/>
              </w:rPr>
              <w:t>Procurement Velocity (20)</w:t>
            </w:r>
          </w:p>
        </w:tc>
        <w:tc>
          <w:tcPr>
            <w:tcW w:w="1080" w:type="dxa"/>
            <w:shd w:val="clear" w:color="auto" w:fill="F1F3F4"/>
          </w:tcPr>
          <w:p w14:paraId="0F18903F" w14:textId="77777777" w:rsidR="00E631D2" w:rsidRDefault="00000000">
            <w:r>
              <w:rPr>
                <w:b/>
              </w:rPr>
              <w:t>Cost Avoidance (25)</w:t>
            </w:r>
          </w:p>
        </w:tc>
        <w:tc>
          <w:tcPr>
            <w:tcW w:w="1080" w:type="dxa"/>
            <w:shd w:val="clear" w:color="auto" w:fill="F1F3F4"/>
          </w:tcPr>
          <w:p w14:paraId="3C626A79" w14:textId="77777777" w:rsidR="00E631D2" w:rsidRDefault="00000000">
            <w:r>
              <w:rPr>
                <w:b/>
              </w:rPr>
              <w:t>Mission Risk Mitigation (15)</w:t>
            </w:r>
          </w:p>
        </w:tc>
        <w:tc>
          <w:tcPr>
            <w:tcW w:w="1080" w:type="dxa"/>
            <w:shd w:val="clear" w:color="auto" w:fill="F1F3F4"/>
          </w:tcPr>
          <w:p w14:paraId="269B7688" w14:textId="77777777" w:rsidR="00E631D2" w:rsidRDefault="00000000">
            <w:r>
              <w:rPr>
                <w:b/>
              </w:rPr>
              <w:t>Ease of Transition (15)</w:t>
            </w:r>
          </w:p>
        </w:tc>
        <w:tc>
          <w:tcPr>
            <w:tcW w:w="1080" w:type="dxa"/>
            <w:shd w:val="clear" w:color="auto" w:fill="F1F3F4"/>
          </w:tcPr>
          <w:p w14:paraId="351EF954" w14:textId="77777777" w:rsidR="00E631D2" w:rsidRDefault="00000000">
            <w:r>
              <w:rPr>
                <w:b/>
              </w:rPr>
              <w:t>Total Score (100 Max)</w:t>
            </w:r>
          </w:p>
        </w:tc>
        <w:tc>
          <w:tcPr>
            <w:tcW w:w="1080" w:type="dxa"/>
            <w:shd w:val="clear" w:color="auto" w:fill="F1F3F4"/>
          </w:tcPr>
          <w:p w14:paraId="004FCEA8" w14:textId="77777777" w:rsidR="00E631D2" w:rsidRDefault="00000000">
            <w:r>
              <w:rPr>
                <w:b/>
              </w:rPr>
              <w:t>Consolidation Priority Tier</w:t>
            </w:r>
          </w:p>
        </w:tc>
      </w:tr>
      <w:tr w:rsidR="00E631D2" w14:paraId="21225B59" w14:textId="77777777" w:rsidTr="0070104F">
        <w:tc>
          <w:tcPr>
            <w:tcW w:w="1080" w:type="dxa"/>
          </w:tcPr>
          <w:p w14:paraId="71717B73" w14:textId="77777777" w:rsidR="00E631D2" w:rsidRDefault="00000000">
            <w:r>
              <w:rPr>
                <w:b/>
              </w:rPr>
              <w:t>IMSS</w:t>
            </w:r>
            <w:r>
              <w:t xml:space="preserve"> (Akima)</w:t>
            </w:r>
          </w:p>
        </w:tc>
        <w:tc>
          <w:tcPr>
            <w:tcW w:w="1080" w:type="dxa"/>
          </w:tcPr>
          <w:p w14:paraId="2999EF4F" w14:textId="77777777" w:rsidR="00E631D2" w:rsidRDefault="00000000">
            <w:r>
              <w:t>24</w:t>
            </w:r>
          </w:p>
        </w:tc>
        <w:tc>
          <w:tcPr>
            <w:tcW w:w="1080" w:type="dxa"/>
          </w:tcPr>
          <w:p w14:paraId="117E7169" w14:textId="77777777" w:rsidR="00E631D2" w:rsidRDefault="00000000">
            <w:r>
              <w:t>18</w:t>
            </w:r>
          </w:p>
        </w:tc>
        <w:tc>
          <w:tcPr>
            <w:tcW w:w="1080" w:type="dxa"/>
          </w:tcPr>
          <w:p w14:paraId="3AD1761A" w14:textId="77777777" w:rsidR="00E631D2" w:rsidRDefault="00000000">
            <w:r>
              <w:t>23</w:t>
            </w:r>
          </w:p>
        </w:tc>
        <w:tc>
          <w:tcPr>
            <w:tcW w:w="1080" w:type="dxa"/>
          </w:tcPr>
          <w:p w14:paraId="10AC9CB0" w14:textId="77777777" w:rsidR="00E631D2" w:rsidRDefault="00000000">
            <w:r>
              <w:t>13</w:t>
            </w:r>
          </w:p>
        </w:tc>
        <w:tc>
          <w:tcPr>
            <w:tcW w:w="1080" w:type="dxa"/>
          </w:tcPr>
          <w:p w14:paraId="4903CC3A" w14:textId="77777777" w:rsidR="00E631D2" w:rsidRDefault="00000000">
            <w:r>
              <w:t>12</w:t>
            </w:r>
          </w:p>
        </w:tc>
        <w:tc>
          <w:tcPr>
            <w:tcW w:w="1080" w:type="dxa"/>
          </w:tcPr>
          <w:p w14:paraId="31BEA111" w14:textId="77777777" w:rsidR="00E631D2" w:rsidRDefault="00000000">
            <w:r>
              <w:rPr>
                <w:b/>
              </w:rPr>
              <w:t>90</w:t>
            </w:r>
          </w:p>
        </w:tc>
        <w:tc>
          <w:tcPr>
            <w:tcW w:w="1080" w:type="dxa"/>
          </w:tcPr>
          <w:p w14:paraId="7935D467" w14:textId="77777777" w:rsidR="00E631D2" w:rsidRDefault="00000000">
            <w:r>
              <w:rPr>
                <w:b/>
              </w:rPr>
              <w:t>Tier 1</w:t>
            </w:r>
            <w:r>
              <w:t xml:space="preserve"> (Immediate - Q1/Q2)</w:t>
            </w:r>
          </w:p>
        </w:tc>
      </w:tr>
      <w:tr w:rsidR="00E631D2" w14:paraId="1CDA4D14" w14:textId="77777777" w:rsidTr="0070104F">
        <w:tc>
          <w:tcPr>
            <w:tcW w:w="1080" w:type="dxa"/>
            <w:shd w:val="clear" w:color="auto" w:fill="FAFAFA"/>
          </w:tcPr>
          <w:p w14:paraId="3E171669" w14:textId="77777777" w:rsidR="00E631D2" w:rsidRDefault="00000000">
            <w:r>
              <w:rPr>
                <w:b/>
              </w:rPr>
              <w:t>DCCE</w:t>
            </w:r>
            <w:r>
              <w:t xml:space="preserve"> (Next Tech)</w:t>
            </w:r>
          </w:p>
        </w:tc>
        <w:tc>
          <w:tcPr>
            <w:tcW w:w="1080" w:type="dxa"/>
            <w:shd w:val="clear" w:color="auto" w:fill="FAFAFA"/>
          </w:tcPr>
          <w:p w14:paraId="16C39303" w14:textId="77777777" w:rsidR="00E631D2" w:rsidRDefault="00000000">
            <w:r>
              <w:t>23</w:t>
            </w:r>
          </w:p>
        </w:tc>
        <w:tc>
          <w:tcPr>
            <w:tcW w:w="1080" w:type="dxa"/>
            <w:shd w:val="clear" w:color="auto" w:fill="FAFAFA"/>
          </w:tcPr>
          <w:p w14:paraId="67EB9DE6" w14:textId="77777777" w:rsidR="00E631D2" w:rsidRDefault="00000000">
            <w:r>
              <w:t>19</w:t>
            </w:r>
          </w:p>
        </w:tc>
        <w:tc>
          <w:tcPr>
            <w:tcW w:w="1080" w:type="dxa"/>
            <w:shd w:val="clear" w:color="auto" w:fill="FAFAFA"/>
          </w:tcPr>
          <w:p w14:paraId="55156927" w14:textId="77777777" w:rsidR="00E631D2" w:rsidRDefault="00000000">
            <w:r>
              <w:t>22</w:t>
            </w:r>
          </w:p>
        </w:tc>
        <w:tc>
          <w:tcPr>
            <w:tcW w:w="1080" w:type="dxa"/>
            <w:shd w:val="clear" w:color="auto" w:fill="FAFAFA"/>
          </w:tcPr>
          <w:p w14:paraId="316FECE3" w14:textId="77777777" w:rsidR="00E631D2" w:rsidRDefault="00000000">
            <w:r>
              <w:t>14</w:t>
            </w:r>
          </w:p>
        </w:tc>
        <w:tc>
          <w:tcPr>
            <w:tcW w:w="1080" w:type="dxa"/>
            <w:shd w:val="clear" w:color="auto" w:fill="FAFAFA"/>
          </w:tcPr>
          <w:p w14:paraId="2DDF93A3" w14:textId="77777777" w:rsidR="00E631D2" w:rsidRDefault="00000000">
            <w:r>
              <w:t>12</w:t>
            </w:r>
          </w:p>
        </w:tc>
        <w:tc>
          <w:tcPr>
            <w:tcW w:w="1080" w:type="dxa"/>
            <w:shd w:val="clear" w:color="auto" w:fill="FAFAFA"/>
          </w:tcPr>
          <w:p w14:paraId="752F9F84" w14:textId="77777777" w:rsidR="00E631D2" w:rsidRDefault="00000000">
            <w:r>
              <w:rPr>
                <w:b/>
              </w:rPr>
              <w:t>90</w:t>
            </w:r>
          </w:p>
        </w:tc>
        <w:tc>
          <w:tcPr>
            <w:tcW w:w="1080" w:type="dxa"/>
            <w:shd w:val="clear" w:color="auto" w:fill="FAFAFA"/>
          </w:tcPr>
          <w:p w14:paraId="3F0779D9" w14:textId="77777777" w:rsidR="00E631D2" w:rsidRDefault="00000000">
            <w:r>
              <w:rPr>
                <w:b/>
              </w:rPr>
              <w:t>Tier 1</w:t>
            </w:r>
            <w:r>
              <w:t xml:space="preserve"> (Immediate - Q1/Q2)</w:t>
            </w:r>
          </w:p>
        </w:tc>
      </w:tr>
      <w:tr w:rsidR="00E631D2" w14:paraId="0FDE99C3" w14:textId="77777777" w:rsidTr="0070104F">
        <w:tc>
          <w:tcPr>
            <w:tcW w:w="1080" w:type="dxa"/>
          </w:tcPr>
          <w:p w14:paraId="7DCBCA89" w14:textId="77777777" w:rsidR="00E631D2" w:rsidRDefault="00000000">
            <w:r>
              <w:rPr>
                <w:b/>
              </w:rPr>
              <w:t>ITMS</w:t>
            </w:r>
            <w:r>
              <w:t xml:space="preserve"> (Suvi)</w:t>
            </w:r>
          </w:p>
        </w:tc>
        <w:tc>
          <w:tcPr>
            <w:tcW w:w="1080" w:type="dxa"/>
          </w:tcPr>
          <w:p w14:paraId="0E25D48C" w14:textId="77777777" w:rsidR="00E631D2" w:rsidRDefault="00000000">
            <w:r>
              <w:t>22</w:t>
            </w:r>
          </w:p>
        </w:tc>
        <w:tc>
          <w:tcPr>
            <w:tcW w:w="1080" w:type="dxa"/>
          </w:tcPr>
          <w:p w14:paraId="5C57AC31" w14:textId="77777777" w:rsidR="00E631D2" w:rsidRDefault="00000000">
            <w:r>
              <w:t>17</w:t>
            </w:r>
          </w:p>
        </w:tc>
        <w:tc>
          <w:tcPr>
            <w:tcW w:w="1080" w:type="dxa"/>
          </w:tcPr>
          <w:p w14:paraId="2A75A985" w14:textId="77777777" w:rsidR="00E631D2" w:rsidRDefault="00000000">
            <w:r>
              <w:t>21</w:t>
            </w:r>
          </w:p>
        </w:tc>
        <w:tc>
          <w:tcPr>
            <w:tcW w:w="1080" w:type="dxa"/>
          </w:tcPr>
          <w:p w14:paraId="7EF5255C" w14:textId="77777777" w:rsidR="00E631D2" w:rsidRDefault="00000000">
            <w:r>
              <w:t>13</w:t>
            </w:r>
          </w:p>
        </w:tc>
        <w:tc>
          <w:tcPr>
            <w:tcW w:w="1080" w:type="dxa"/>
          </w:tcPr>
          <w:p w14:paraId="1DA736A8" w14:textId="77777777" w:rsidR="00E631D2" w:rsidRDefault="00000000">
            <w:r>
              <w:t>13</w:t>
            </w:r>
          </w:p>
        </w:tc>
        <w:tc>
          <w:tcPr>
            <w:tcW w:w="1080" w:type="dxa"/>
          </w:tcPr>
          <w:p w14:paraId="32E884CD" w14:textId="77777777" w:rsidR="00E631D2" w:rsidRDefault="00000000">
            <w:r>
              <w:rPr>
                <w:b/>
              </w:rPr>
              <w:t>86</w:t>
            </w:r>
          </w:p>
        </w:tc>
        <w:tc>
          <w:tcPr>
            <w:tcW w:w="1080" w:type="dxa"/>
          </w:tcPr>
          <w:p w14:paraId="1D3B880A" w14:textId="77777777" w:rsidR="00E631D2" w:rsidRDefault="00000000">
            <w:r>
              <w:rPr>
                <w:b/>
              </w:rPr>
              <w:t>Tier 1</w:t>
            </w:r>
            <w:r>
              <w:t xml:space="preserve"> (Immediate - Q1/Q2)</w:t>
            </w:r>
          </w:p>
        </w:tc>
      </w:tr>
      <w:tr w:rsidR="00E631D2" w14:paraId="56492829" w14:textId="77777777" w:rsidTr="0070104F">
        <w:tc>
          <w:tcPr>
            <w:tcW w:w="1080" w:type="dxa"/>
            <w:shd w:val="clear" w:color="auto" w:fill="FAFAFA"/>
          </w:tcPr>
          <w:p w14:paraId="69BD952B" w14:textId="77777777" w:rsidR="00E631D2" w:rsidRDefault="00000000">
            <w:r>
              <w:rPr>
                <w:b/>
              </w:rPr>
              <w:lastRenderedPageBreak/>
              <w:t>DCATSe Training</w:t>
            </w:r>
          </w:p>
        </w:tc>
        <w:tc>
          <w:tcPr>
            <w:tcW w:w="1080" w:type="dxa"/>
            <w:shd w:val="clear" w:color="auto" w:fill="FAFAFA"/>
          </w:tcPr>
          <w:p w14:paraId="29108FD4" w14:textId="77777777" w:rsidR="00E631D2" w:rsidRDefault="00000000">
            <w:r>
              <w:t>20</w:t>
            </w:r>
          </w:p>
        </w:tc>
        <w:tc>
          <w:tcPr>
            <w:tcW w:w="1080" w:type="dxa"/>
            <w:shd w:val="clear" w:color="auto" w:fill="FAFAFA"/>
          </w:tcPr>
          <w:p w14:paraId="7B6A7F7E" w14:textId="77777777" w:rsidR="00E631D2" w:rsidRDefault="00000000">
            <w:r>
              <w:t>19</w:t>
            </w:r>
          </w:p>
        </w:tc>
        <w:tc>
          <w:tcPr>
            <w:tcW w:w="1080" w:type="dxa"/>
            <w:shd w:val="clear" w:color="auto" w:fill="FAFAFA"/>
          </w:tcPr>
          <w:p w14:paraId="3FAA0FEA" w14:textId="77777777" w:rsidR="00E631D2" w:rsidRDefault="00000000">
            <w:r>
              <w:t>19</w:t>
            </w:r>
          </w:p>
        </w:tc>
        <w:tc>
          <w:tcPr>
            <w:tcW w:w="1080" w:type="dxa"/>
            <w:shd w:val="clear" w:color="auto" w:fill="FAFAFA"/>
          </w:tcPr>
          <w:p w14:paraId="7A3169AF" w14:textId="77777777" w:rsidR="00E631D2" w:rsidRDefault="00000000">
            <w:r>
              <w:t>14</w:t>
            </w:r>
          </w:p>
        </w:tc>
        <w:tc>
          <w:tcPr>
            <w:tcW w:w="1080" w:type="dxa"/>
            <w:shd w:val="clear" w:color="auto" w:fill="FAFAFA"/>
          </w:tcPr>
          <w:p w14:paraId="54B04B12" w14:textId="77777777" w:rsidR="00E631D2" w:rsidRDefault="00000000">
            <w:r>
              <w:t>14</w:t>
            </w:r>
          </w:p>
        </w:tc>
        <w:tc>
          <w:tcPr>
            <w:tcW w:w="1080" w:type="dxa"/>
            <w:shd w:val="clear" w:color="auto" w:fill="FAFAFA"/>
          </w:tcPr>
          <w:p w14:paraId="0A3CCBFB" w14:textId="77777777" w:rsidR="00E631D2" w:rsidRDefault="00000000">
            <w:r>
              <w:rPr>
                <w:b/>
              </w:rPr>
              <w:t>86</w:t>
            </w:r>
          </w:p>
        </w:tc>
        <w:tc>
          <w:tcPr>
            <w:tcW w:w="1080" w:type="dxa"/>
            <w:shd w:val="clear" w:color="auto" w:fill="FAFAFA"/>
          </w:tcPr>
          <w:p w14:paraId="596A18E0" w14:textId="77777777" w:rsidR="00E631D2" w:rsidRDefault="00000000">
            <w:r>
              <w:rPr>
                <w:b/>
              </w:rPr>
              <w:t>Tier 1</w:t>
            </w:r>
            <w:r>
              <w:t xml:space="preserve"> (Immediate - Q1/Q2)</w:t>
            </w:r>
          </w:p>
        </w:tc>
      </w:tr>
      <w:tr w:rsidR="00E631D2" w14:paraId="2704E5E9" w14:textId="77777777" w:rsidTr="0070104F">
        <w:tc>
          <w:tcPr>
            <w:tcW w:w="1080" w:type="dxa"/>
          </w:tcPr>
          <w:p w14:paraId="4F967E1E" w14:textId="77777777" w:rsidR="00E631D2" w:rsidRDefault="00000000">
            <w:r>
              <w:rPr>
                <w:b/>
              </w:rPr>
              <w:t>CSS MST</w:t>
            </w:r>
            <w:r>
              <w:t xml:space="preserve"> (Inflow)</w:t>
            </w:r>
          </w:p>
        </w:tc>
        <w:tc>
          <w:tcPr>
            <w:tcW w:w="1080" w:type="dxa"/>
          </w:tcPr>
          <w:p w14:paraId="5B711AD7" w14:textId="77777777" w:rsidR="00E631D2" w:rsidRDefault="00000000">
            <w:r>
              <w:t>18</w:t>
            </w:r>
          </w:p>
        </w:tc>
        <w:tc>
          <w:tcPr>
            <w:tcW w:w="1080" w:type="dxa"/>
          </w:tcPr>
          <w:p w14:paraId="1D1F910F" w14:textId="77777777" w:rsidR="00E631D2" w:rsidRDefault="00000000">
            <w:r>
              <w:t>20</w:t>
            </w:r>
          </w:p>
        </w:tc>
        <w:tc>
          <w:tcPr>
            <w:tcW w:w="1080" w:type="dxa"/>
          </w:tcPr>
          <w:p w14:paraId="5F0CB5F4" w14:textId="77777777" w:rsidR="00E631D2" w:rsidRDefault="00000000">
            <w:r>
              <w:t>20</w:t>
            </w:r>
          </w:p>
        </w:tc>
        <w:tc>
          <w:tcPr>
            <w:tcW w:w="1080" w:type="dxa"/>
          </w:tcPr>
          <w:p w14:paraId="05AD32C0" w14:textId="77777777" w:rsidR="00E631D2" w:rsidRDefault="00000000">
            <w:r>
              <w:t>12</w:t>
            </w:r>
          </w:p>
        </w:tc>
        <w:tc>
          <w:tcPr>
            <w:tcW w:w="1080" w:type="dxa"/>
          </w:tcPr>
          <w:p w14:paraId="6080B2CF" w14:textId="77777777" w:rsidR="00E631D2" w:rsidRDefault="00000000">
            <w:r>
              <w:t>11</w:t>
            </w:r>
          </w:p>
        </w:tc>
        <w:tc>
          <w:tcPr>
            <w:tcW w:w="1080" w:type="dxa"/>
          </w:tcPr>
          <w:p w14:paraId="44589ED8" w14:textId="77777777" w:rsidR="00E631D2" w:rsidRDefault="00000000">
            <w:r>
              <w:rPr>
                <w:b/>
              </w:rPr>
              <w:t>81</w:t>
            </w:r>
          </w:p>
        </w:tc>
        <w:tc>
          <w:tcPr>
            <w:tcW w:w="1080" w:type="dxa"/>
          </w:tcPr>
          <w:p w14:paraId="16D290AC" w14:textId="77777777" w:rsidR="00E631D2" w:rsidRDefault="00000000">
            <w:r>
              <w:rPr>
                <w:b/>
              </w:rPr>
              <w:t>Tier 2</w:t>
            </w:r>
            <w:r>
              <w:t xml:space="preserve"> (Mid-Term - Q2/Q3)</w:t>
            </w:r>
          </w:p>
        </w:tc>
      </w:tr>
      <w:tr w:rsidR="00E631D2" w14:paraId="11542B67" w14:textId="77777777" w:rsidTr="0070104F">
        <w:tc>
          <w:tcPr>
            <w:tcW w:w="1080" w:type="dxa"/>
            <w:shd w:val="clear" w:color="auto" w:fill="FAFAFA"/>
          </w:tcPr>
          <w:p w14:paraId="01F4E3CE" w14:textId="77777777" w:rsidR="00E631D2" w:rsidRDefault="00000000">
            <w:r>
              <w:rPr>
                <w:b/>
              </w:rPr>
              <w:t>MSFT Unified</w:t>
            </w:r>
          </w:p>
        </w:tc>
        <w:tc>
          <w:tcPr>
            <w:tcW w:w="1080" w:type="dxa"/>
            <w:shd w:val="clear" w:color="auto" w:fill="FAFAFA"/>
          </w:tcPr>
          <w:p w14:paraId="2AD4063E" w14:textId="77777777" w:rsidR="00E631D2" w:rsidRDefault="00000000">
            <w:r>
              <w:t>19</w:t>
            </w:r>
          </w:p>
        </w:tc>
        <w:tc>
          <w:tcPr>
            <w:tcW w:w="1080" w:type="dxa"/>
            <w:shd w:val="clear" w:color="auto" w:fill="FAFAFA"/>
          </w:tcPr>
          <w:p w14:paraId="2300390B" w14:textId="77777777" w:rsidR="00E631D2" w:rsidRDefault="00000000">
            <w:r>
              <w:t>18</w:t>
            </w:r>
          </w:p>
        </w:tc>
        <w:tc>
          <w:tcPr>
            <w:tcW w:w="1080" w:type="dxa"/>
            <w:shd w:val="clear" w:color="auto" w:fill="FAFAFA"/>
          </w:tcPr>
          <w:p w14:paraId="5A990E2C" w14:textId="77777777" w:rsidR="00E631D2" w:rsidRDefault="00000000">
            <w:r>
              <w:t>18</w:t>
            </w:r>
          </w:p>
        </w:tc>
        <w:tc>
          <w:tcPr>
            <w:tcW w:w="1080" w:type="dxa"/>
            <w:shd w:val="clear" w:color="auto" w:fill="FAFAFA"/>
          </w:tcPr>
          <w:p w14:paraId="3CC18A26" w14:textId="77777777" w:rsidR="00E631D2" w:rsidRDefault="00000000">
            <w:r>
              <w:t>12</w:t>
            </w:r>
          </w:p>
        </w:tc>
        <w:tc>
          <w:tcPr>
            <w:tcW w:w="1080" w:type="dxa"/>
            <w:shd w:val="clear" w:color="auto" w:fill="FAFAFA"/>
          </w:tcPr>
          <w:p w14:paraId="67DD9750" w14:textId="77777777" w:rsidR="00E631D2" w:rsidRDefault="00000000">
            <w:r>
              <w:t>10</w:t>
            </w:r>
          </w:p>
        </w:tc>
        <w:tc>
          <w:tcPr>
            <w:tcW w:w="1080" w:type="dxa"/>
            <w:shd w:val="clear" w:color="auto" w:fill="FAFAFA"/>
          </w:tcPr>
          <w:p w14:paraId="3B02CB27" w14:textId="77777777" w:rsidR="00E631D2" w:rsidRDefault="00000000">
            <w:r>
              <w:rPr>
                <w:b/>
              </w:rPr>
              <w:t>77</w:t>
            </w:r>
          </w:p>
        </w:tc>
        <w:tc>
          <w:tcPr>
            <w:tcW w:w="1080" w:type="dxa"/>
            <w:shd w:val="clear" w:color="auto" w:fill="FAFAFA"/>
          </w:tcPr>
          <w:p w14:paraId="75387101" w14:textId="77777777" w:rsidR="00E631D2" w:rsidRDefault="00000000">
            <w:r>
              <w:rPr>
                <w:b/>
              </w:rPr>
              <w:t>Tier 2</w:t>
            </w:r>
            <w:r>
              <w:t xml:space="preserve"> (Mid-Term - Q2/Q3)</w:t>
            </w:r>
          </w:p>
        </w:tc>
      </w:tr>
      <w:tr w:rsidR="00E631D2" w14:paraId="045E992A" w14:textId="77777777" w:rsidTr="0070104F">
        <w:tc>
          <w:tcPr>
            <w:tcW w:w="1080" w:type="dxa"/>
          </w:tcPr>
          <w:p w14:paraId="6511C198" w14:textId="77777777" w:rsidR="00E631D2" w:rsidRDefault="00000000">
            <w:r>
              <w:rPr>
                <w:b/>
              </w:rPr>
              <w:t>DCATSe SS</w:t>
            </w:r>
            <w:r>
              <w:t xml:space="preserve"> (22nd Cent)</w:t>
            </w:r>
          </w:p>
        </w:tc>
        <w:tc>
          <w:tcPr>
            <w:tcW w:w="1080" w:type="dxa"/>
          </w:tcPr>
          <w:p w14:paraId="753CC061" w14:textId="77777777" w:rsidR="00E631D2" w:rsidRDefault="00000000">
            <w:r>
              <w:t>17</w:t>
            </w:r>
          </w:p>
        </w:tc>
        <w:tc>
          <w:tcPr>
            <w:tcW w:w="1080" w:type="dxa"/>
          </w:tcPr>
          <w:p w14:paraId="36AD331D" w14:textId="77777777" w:rsidR="00E631D2" w:rsidRDefault="00000000">
            <w:r>
              <w:t>16</w:t>
            </w:r>
          </w:p>
        </w:tc>
        <w:tc>
          <w:tcPr>
            <w:tcW w:w="1080" w:type="dxa"/>
          </w:tcPr>
          <w:p w14:paraId="2D8EAC57" w14:textId="77777777" w:rsidR="00E631D2" w:rsidRDefault="00000000">
            <w:r>
              <w:t>18</w:t>
            </w:r>
          </w:p>
        </w:tc>
        <w:tc>
          <w:tcPr>
            <w:tcW w:w="1080" w:type="dxa"/>
          </w:tcPr>
          <w:p w14:paraId="5576400C" w14:textId="77777777" w:rsidR="00E631D2" w:rsidRDefault="00000000">
            <w:r>
              <w:t>13</w:t>
            </w:r>
          </w:p>
        </w:tc>
        <w:tc>
          <w:tcPr>
            <w:tcW w:w="1080" w:type="dxa"/>
          </w:tcPr>
          <w:p w14:paraId="34840046" w14:textId="77777777" w:rsidR="00E631D2" w:rsidRDefault="00000000">
            <w:r>
              <w:t>11</w:t>
            </w:r>
          </w:p>
        </w:tc>
        <w:tc>
          <w:tcPr>
            <w:tcW w:w="1080" w:type="dxa"/>
          </w:tcPr>
          <w:p w14:paraId="470B5732" w14:textId="77777777" w:rsidR="00E631D2" w:rsidRDefault="00000000">
            <w:r>
              <w:rPr>
                <w:b/>
              </w:rPr>
              <w:t>75</w:t>
            </w:r>
          </w:p>
        </w:tc>
        <w:tc>
          <w:tcPr>
            <w:tcW w:w="1080" w:type="dxa"/>
          </w:tcPr>
          <w:p w14:paraId="191CE3DF" w14:textId="77777777" w:rsidR="00E631D2" w:rsidRDefault="00000000">
            <w:r>
              <w:rPr>
                <w:b/>
              </w:rPr>
              <w:t>Tier 2</w:t>
            </w:r>
            <w:r>
              <w:t xml:space="preserve"> (Mid-Term - Q2/Q3)</w:t>
            </w:r>
          </w:p>
        </w:tc>
      </w:tr>
      <w:tr w:rsidR="00E631D2" w14:paraId="3540AE02" w14:textId="77777777" w:rsidTr="0070104F">
        <w:tc>
          <w:tcPr>
            <w:tcW w:w="1080" w:type="dxa"/>
            <w:shd w:val="clear" w:color="auto" w:fill="FAFAFA"/>
          </w:tcPr>
          <w:p w14:paraId="3C2687BF" w14:textId="77777777" w:rsidR="00E631D2" w:rsidRDefault="00000000">
            <w:r>
              <w:rPr>
                <w:b/>
              </w:rPr>
              <w:t>Data Analytics</w:t>
            </w:r>
          </w:p>
        </w:tc>
        <w:tc>
          <w:tcPr>
            <w:tcW w:w="1080" w:type="dxa"/>
            <w:shd w:val="clear" w:color="auto" w:fill="FAFAFA"/>
          </w:tcPr>
          <w:p w14:paraId="2D3279AA" w14:textId="77777777" w:rsidR="00E631D2" w:rsidRDefault="00000000">
            <w:r>
              <w:t>15</w:t>
            </w:r>
          </w:p>
        </w:tc>
        <w:tc>
          <w:tcPr>
            <w:tcW w:w="1080" w:type="dxa"/>
            <w:shd w:val="clear" w:color="auto" w:fill="FAFAFA"/>
          </w:tcPr>
          <w:p w14:paraId="047228FB" w14:textId="77777777" w:rsidR="00E631D2" w:rsidRDefault="00000000">
            <w:r>
              <w:t>16</w:t>
            </w:r>
          </w:p>
        </w:tc>
        <w:tc>
          <w:tcPr>
            <w:tcW w:w="1080" w:type="dxa"/>
            <w:shd w:val="clear" w:color="auto" w:fill="FAFAFA"/>
          </w:tcPr>
          <w:p w14:paraId="2A9ADDD5" w14:textId="77777777" w:rsidR="00E631D2" w:rsidRDefault="00000000">
            <w:r>
              <w:t>16</w:t>
            </w:r>
          </w:p>
        </w:tc>
        <w:tc>
          <w:tcPr>
            <w:tcW w:w="1080" w:type="dxa"/>
            <w:shd w:val="clear" w:color="auto" w:fill="FAFAFA"/>
          </w:tcPr>
          <w:p w14:paraId="123CF425" w14:textId="77777777" w:rsidR="00E631D2" w:rsidRDefault="00000000">
            <w:r>
              <w:t>12</w:t>
            </w:r>
          </w:p>
        </w:tc>
        <w:tc>
          <w:tcPr>
            <w:tcW w:w="1080" w:type="dxa"/>
            <w:shd w:val="clear" w:color="auto" w:fill="FAFAFA"/>
          </w:tcPr>
          <w:p w14:paraId="476EF905" w14:textId="77777777" w:rsidR="00E631D2" w:rsidRDefault="00000000">
            <w:r>
              <w:t>12</w:t>
            </w:r>
          </w:p>
        </w:tc>
        <w:tc>
          <w:tcPr>
            <w:tcW w:w="1080" w:type="dxa"/>
            <w:shd w:val="clear" w:color="auto" w:fill="FAFAFA"/>
          </w:tcPr>
          <w:p w14:paraId="07541CE5" w14:textId="77777777" w:rsidR="00E631D2" w:rsidRDefault="00000000">
            <w:r>
              <w:rPr>
                <w:b/>
              </w:rPr>
              <w:t>71</w:t>
            </w:r>
          </w:p>
        </w:tc>
        <w:tc>
          <w:tcPr>
            <w:tcW w:w="1080" w:type="dxa"/>
            <w:shd w:val="clear" w:color="auto" w:fill="FAFAFA"/>
          </w:tcPr>
          <w:p w14:paraId="40E53C22" w14:textId="77777777" w:rsidR="00E631D2" w:rsidRDefault="00000000">
            <w:r>
              <w:rPr>
                <w:b/>
              </w:rPr>
              <w:t>Tier 3</w:t>
            </w:r>
            <w:r>
              <w:t xml:space="preserve"> (Phased - Q3/Q4)</w:t>
            </w:r>
          </w:p>
        </w:tc>
      </w:tr>
      <w:tr w:rsidR="00E631D2" w14:paraId="180EC3EA" w14:textId="77777777" w:rsidTr="0070104F">
        <w:tc>
          <w:tcPr>
            <w:tcW w:w="1080" w:type="dxa"/>
          </w:tcPr>
          <w:p w14:paraId="0D604B69" w14:textId="77777777" w:rsidR="00E631D2" w:rsidRDefault="00000000">
            <w:r>
              <w:rPr>
                <w:b/>
              </w:rPr>
              <w:t>FMO Support</w:t>
            </w:r>
            <w:r>
              <w:t xml:space="preserve"> (Koniag)</w:t>
            </w:r>
          </w:p>
        </w:tc>
        <w:tc>
          <w:tcPr>
            <w:tcW w:w="1080" w:type="dxa"/>
          </w:tcPr>
          <w:p w14:paraId="4239B5F7" w14:textId="77777777" w:rsidR="00E631D2" w:rsidRDefault="00000000">
            <w:r>
              <w:t>10</w:t>
            </w:r>
          </w:p>
        </w:tc>
        <w:tc>
          <w:tcPr>
            <w:tcW w:w="1080" w:type="dxa"/>
          </w:tcPr>
          <w:p w14:paraId="3B068EC3" w14:textId="77777777" w:rsidR="00E631D2" w:rsidRDefault="00000000">
            <w:r>
              <w:t>18</w:t>
            </w:r>
          </w:p>
        </w:tc>
        <w:tc>
          <w:tcPr>
            <w:tcW w:w="1080" w:type="dxa"/>
          </w:tcPr>
          <w:p w14:paraId="059F9401" w14:textId="77777777" w:rsidR="00E631D2" w:rsidRDefault="00000000">
            <w:r>
              <w:t>12</w:t>
            </w:r>
          </w:p>
        </w:tc>
        <w:tc>
          <w:tcPr>
            <w:tcW w:w="1080" w:type="dxa"/>
          </w:tcPr>
          <w:p w14:paraId="55FD9093" w14:textId="77777777" w:rsidR="00E631D2" w:rsidRDefault="00000000">
            <w:r>
              <w:t>15</w:t>
            </w:r>
          </w:p>
        </w:tc>
        <w:tc>
          <w:tcPr>
            <w:tcW w:w="1080" w:type="dxa"/>
          </w:tcPr>
          <w:p w14:paraId="7BA049AA" w14:textId="77777777" w:rsidR="00E631D2" w:rsidRDefault="00000000">
            <w:r>
              <w:t>13</w:t>
            </w:r>
          </w:p>
        </w:tc>
        <w:tc>
          <w:tcPr>
            <w:tcW w:w="1080" w:type="dxa"/>
          </w:tcPr>
          <w:p w14:paraId="4F36FF09" w14:textId="77777777" w:rsidR="00E631D2" w:rsidRDefault="00000000">
            <w:r>
              <w:rPr>
                <w:b/>
              </w:rPr>
              <w:t>68</w:t>
            </w:r>
          </w:p>
        </w:tc>
        <w:tc>
          <w:tcPr>
            <w:tcW w:w="1080" w:type="dxa"/>
          </w:tcPr>
          <w:p w14:paraId="0BE2D4EA" w14:textId="77777777" w:rsidR="00E631D2" w:rsidRDefault="00000000">
            <w:r>
              <w:rPr>
                <w:b/>
              </w:rPr>
              <w:t>Tier 3</w:t>
            </w:r>
            <w:r>
              <w:t xml:space="preserve"> (Retain / Realign)</w:t>
            </w:r>
          </w:p>
        </w:tc>
      </w:tr>
      <w:tr w:rsidR="00E631D2" w14:paraId="3F542039" w14:textId="77777777" w:rsidTr="0070104F">
        <w:tc>
          <w:tcPr>
            <w:tcW w:w="1080" w:type="dxa"/>
            <w:shd w:val="clear" w:color="auto" w:fill="FAFAFA"/>
          </w:tcPr>
          <w:p w14:paraId="097EB69C" w14:textId="77777777" w:rsidR="00E631D2" w:rsidRDefault="00000000">
            <w:r>
              <w:rPr>
                <w:b/>
              </w:rPr>
              <w:t>CYSS</w:t>
            </w:r>
            <w:r>
              <w:t xml:space="preserve"> (Akima)</w:t>
            </w:r>
          </w:p>
        </w:tc>
        <w:tc>
          <w:tcPr>
            <w:tcW w:w="1080" w:type="dxa"/>
            <w:shd w:val="clear" w:color="auto" w:fill="FAFAFA"/>
          </w:tcPr>
          <w:p w14:paraId="5D3046E7" w14:textId="77777777" w:rsidR="00E631D2" w:rsidRDefault="00000000">
            <w:r>
              <w:t>14</w:t>
            </w:r>
          </w:p>
        </w:tc>
        <w:tc>
          <w:tcPr>
            <w:tcW w:w="1080" w:type="dxa"/>
            <w:shd w:val="clear" w:color="auto" w:fill="FAFAFA"/>
          </w:tcPr>
          <w:p w14:paraId="201CE9A8" w14:textId="77777777" w:rsidR="00E631D2" w:rsidRDefault="00000000">
            <w:r>
              <w:t>15</w:t>
            </w:r>
          </w:p>
        </w:tc>
        <w:tc>
          <w:tcPr>
            <w:tcW w:w="1080" w:type="dxa"/>
            <w:shd w:val="clear" w:color="auto" w:fill="FAFAFA"/>
          </w:tcPr>
          <w:p w14:paraId="103C8E6D" w14:textId="77777777" w:rsidR="00E631D2" w:rsidRDefault="00000000">
            <w:r>
              <w:t>12</w:t>
            </w:r>
          </w:p>
        </w:tc>
        <w:tc>
          <w:tcPr>
            <w:tcW w:w="1080" w:type="dxa"/>
            <w:shd w:val="clear" w:color="auto" w:fill="FAFAFA"/>
          </w:tcPr>
          <w:p w14:paraId="7E30AE81" w14:textId="77777777" w:rsidR="00E631D2" w:rsidRDefault="00000000">
            <w:r>
              <w:t>15</w:t>
            </w:r>
          </w:p>
        </w:tc>
        <w:tc>
          <w:tcPr>
            <w:tcW w:w="1080" w:type="dxa"/>
            <w:shd w:val="clear" w:color="auto" w:fill="FAFAFA"/>
          </w:tcPr>
          <w:p w14:paraId="2CA392EF" w14:textId="77777777" w:rsidR="00E631D2" w:rsidRDefault="00000000">
            <w:r>
              <w:t>10</w:t>
            </w:r>
          </w:p>
        </w:tc>
        <w:tc>
          <w:tcPr>
            <w:tcW w:w="1080" w:type="dxa"/>
            <w:shd w:val="clear" w:color="auto" w:fill="FAFAFA"/>
          </w:tcPr>
          <w:p w14:paraId="1A48AF45" w14:textId="77777777" w:rsidR="00E631D2" w:rsidRDefault="00000000">
            <w:r>
              <w:rPr>
                <w:b/>
              </w:rPr>
              <w:t>66</w:t>
            </w:r>
          </w:p>
        </w:tc>
        <w:tc>
          <w:tcPr>
            <w:tcW w:w="1080" w:type="dxa"/>
            <w:shd w:val="clear" w:color="auto" w:fill="FAFAFA"/>
          </w:tcPr>
          <w:p w14:paraId="7178B8BD" w14:textId="77777777" w:rsidR="00E631D2" w:rsidRDefault="00000000">
            <w:r>
              <w:rPr>
                <w:b/>
              </w:rPr>
              <w:t>Tier 3</w:t>
            </w:r>
            <w:r>
              <w:t xml:space="preserve"> (Compete Standalone)</w:t>
            </w:r>
          </w:p>
        </w:tc>
      </w:tr>
    </w:tbl>
    <w:p w14:paraId="19650466" w14:textId="77777777" w:rsidR="00E631D2" w:rsidRDefault="00E631D2" w:rsidP="0070104F"/>
    <w:p w14:paraId="445086C0" w14:textId="77777777" w:rsidR="0070104F" w:rsidRDefault="0070104F">
      <w:pPr>
        <w:pStyle w:val="Heading2"/>
        <w:sectPr w:rsidR="0070104F" w:rsidSect="0070104F">
          <w:pgSz w:w="15840" w:h="12240" w:orient="landscape"/>
          <w:pgMar w:top="1800" w:right="1440" w:bottom="1800" w:left="1440" w:header="720" w:footer="720" w:gutter="0"/>
          <w:cols w:space="720"/>
          <w:docGrid w:linePitch="360"/>
        </w:sectPr>
      </w:pPr>
    </w:p>
    <w:p w14:paraId="536680CA" w14:textId="32B32272" w:rsidR="00E631D2" w:rsidRDefault="00AC34B2">
      <w:pPr>
        <w:pStyle w:val="Heading2"/>
      </w:pPr>
      <w:r>
        <w:lastRenderedPageBreak/>
        <w:t>IX. 24-Month Phased Acquisition Roadmap &amp; Transition Off-Ramp Schedule</w:t>
      </w:r>
    </w:p>
    <w:p w14:paraId="70E69E3B" w14:textId="5A513B03" w:rsidR="00214484" w:rsidRPr="00214484" w:rsidRDefault="00214484" w:rsidP="00214484">
      <w:pPr>
        <w:jc w:val="center"/>
        <w:rPr>
          <w:b/>
          <w:bCs/>
          <w:szCs w:val="24"/>
        </w:rPr>
      </w:pPr>
      <w:r w:rsidRPr="00214484">
        <w:rPr>
          <w:b/>
          <w:bCs/>
          <w:szCs w:val="24"/>
        </w:rPr>
        <w:t>24-MONTH STRATEGIC TRANSITION &amp; OFF-RAMP ROADMAP</w:t>
      </w:r>
    </w:p>
    <w:p w14:paraId="35DE38B8" w14:textId="66324021" w:rsidR="0070104F" w:rsidRPr="0070104F" w:rsidRDefault="0070104F" w:rsidP="0070104F">
      <w:r>
        <w:rPr>
          <w:noProof/>
        </w:rPr>
        <w:drawing>
          <wp:inline distT="0" distB="0" distL="0" distR="0" wp14:anchorId="30D30E00" wp14:editId="2C380D16">
            <wp:extent cx="5943600" cy="5495925"/>
            <wp:effectExtent l="38100" t="38100" r="19050" b="9525"/>
            <wp:docPr id="2290997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B164582" w14:textId="77777777" w:rsidR="00E631D2" w:rsidRDefault="00000000">
      <w:pPr>
        <w:pStyle w:val="Heading3"/>
      </w:pPr>
      <w:r>
        <w:t>Specific Contract Off-Ramp Actions</w:t>
      </w:r>
    </w:p>
    <w:p w14:paraId="10756219" w14:textId="77777777" w:rsidR="00E631D2" w:rsidRDefault="00000000">
      <w:pPr>
        <w:pStyle w:val="ListBullet"/>
      </w:pPr>
      <w:r>
        <w:rPr>
          <w:b/>
        </w:rPr>
        <w:t>DCCE (HQ003425CE024):</w:t>
      </w:r>
      <w:r>
        <w:t xml:space="preserve"> Base period ends March 29, 2026. Action: Do not exercise optional extensions; roll cloud engineering tasks directly into the Unified OCIO solicitation.</w:t>
      </w:r>
    </w:p>
    <w:p w14:paraId="024112B5" w14:textId="77777777" w:rsidR="00E631D2" w:rsidRDefault="00000000">
      <w:pPr>
        <w:pStyle w:val="ListBullet"/>
      </w:pPr>
      <w:r>
        <w:rPr>
          <w:b/>
        </w:rPr>
        <w:lastRenderedPageBreak/>
        <w:t>DCATS Training (HQ003425CE113):</w:t>
      </w:r>
      <w:r>
        <w:t xml:space="preserve"> Option Year 1 ends September 29, 2026. Action: Off-ramp into the follow-on DCATSe Case Management consolidated vehicle.</w:t>
      </w:r>
    </w:p>
    <w:p w14:paraId="15775105" w14:textId="77777777" w:rsidR="00E631D2" w:rsidRDefault="00000000">
      <w:pPr>
        <w:pStyle w:val="ListBullet"/>
      </w:pPr>
      <w:r>
        <w:rPr>
          <w:b/>
        </w:rPr>
        <w:t>ITMS (HQ003425FE582):</w:t>
      </w:r>
      <w:r>
        <w:t xml:space="preserve"> Base period ends October 29, 2026. Action: Absorb Enterprise Architecture and Service Planning into the Unified Prime PMO.</w:t>
      </w:r>
    </w:p>
    <w:p w14:paraId="1D6BE731" w14:textId="77777777" w:rsidR="00E631D2" w:rsidRDefault="00000000">
      <w:pPr>
        <w:pStyle w:val="ListBullet"/>
      </w:pPr>
      <w:r>
        <w:rPr>
          <w:b/>
        </w:rPr>
        <w:t>CSS MST (HQ003423F0327):</w:t>
      </w:r>
      <w:r>
        <w:t xml:space="preserve"> Current period ends July 2, 2027. Action: Execute sole-source transition to Koniag 8(a) ANC Professional Services 120 days prior to expiration.</w:t>
      </w:r>
    </w:p>
    <w:p w14:paraId="4F90FA06" w14:textId="77777777" w:rsidR="00E631D2" w:rsidRDefault="00000000">
      <w:pPr>
        <w:pStyle w:val="ListBullet"/>
      </w:pPr>
      <w:r>
        <w:rPr>
          <w:b/>
        </w:rPr>
        <w:t>IMSS (HQ003423F0695) &amp; CYSS (HQ003423F0625):</w:t>
      </w:r>
      <w:r>
        <w:t xml:space="preserve"> Contracts expire September 2028. Action: Allow option periods to run through FY27, then execute planned off-ramps to transition tasks into the designated Unified OCIO structure and independent cyber vehicle respectively.</w:t>
      </w:r>
    </w:p>
    <w:p w14:paraId="0C28122C" w14:textId="1D3D2D15" w:rsidR="00E631D2" w:rsidRDefault="00000000">
      <w:pPr>
        <w:pStyle w:val="Heading2"/>
      </w:pPr>
      <w:r>
        <w:t>X. Conclusion &amp; Next Steps</w:t>
      </w:r>
    </w:p>
    <w:p w14:paraId="784DE86A" w14:textId="77777777" w:rsidR="00E631D2" w:rsidRDefault="00000000">
      <w:r>
        <w:t>The findings of this report demonstrate that continuing with fragmented, standalone service contracts imposes unsustainable cost premiums, administrative drag, and operational risks on the DoW OIG. By approving the Unified OCIO Services Portfolio model and the strategic sourcing recommendations outlined herein, senior leadership can capture $10.625M in 5-year lifecycle cost avoidance, establish seamless technical alignment between software engineering and end-user training, and position DoW OIG at the forefront of federal acquisition excellence.</w:t>
      </w:r>
    </w:p>
    <w:p w14:paraId="5FDA20D1" w14:textId="4167588B" w:rsidR="00E631D2" w:rsidDel="00727E05" w:rsidRDefault="00000000">
      <w:pPr>
        <w:pStyle w:val="Heading3"/>
        <w:rPr>
          <w:del w:id="22" w:author="Wiggins, Nicholas CIV OIG DoD (USA)" w:date="2026-10-05T08:42:00Z" w16du:dateUtc="2026-10-05T12:42:00Z"/>
        </w:rPr>
      </w:pPr>
      <w:del w:id="23" w:author="Wiggins, Nicholas CIV OIG DoD (USA)" w:date="2026-10-05T08:42:00Z" w16du:dateUtc="2026-10-05T12:42:00Z">
        <w:r w:rsidDel="00727E05">
          <w:delText>Immediate Action Items</w:delText>
        </w:r>
      </w:del>
    </w:p>
    <w:p w14:paraId="4E29EAEF" w14:textId="23A3AEE2" w:rsidR="00E631D2" w:rsidDel="00727E05" w:rsidRDefault="00000000">
      <w:pPr>
        <w:pStyle w:val="ListNumber"/>
        <w:rPr>
          <w:del w:id="24" w:author="Wiggins, Nicholas CIV OIG DoD (USA)" w:date="2026-10-05T08:42:00Z" w16du:dateUtc="2026-10-05T12:42:00Z"/>
        </w:rPr>
      </w:pPr>
      <w:del w:id="25" w:author="Wiggins, Nicholas CIV OIG DoD (USA)" w:date="2026-10-05T08:42:00Z" w16du:dateUtc="2026-10-05T12:42:00Z">
        <w:r w:rsidDel="00727E05">
          <w:rPr>
            <w:b/>
          </w:rPr>
          <w:delText>Brief Senior Leadership:</w:delText>
        </w:r>
        <w:r w:rsidDel="00727E05">
          <w:delText xml:space="preserve"> Present this report and executive summary to the CIO, CFO, and Senior Procurement Executive (SPE) to secure formal approval for the Unified Portfolio approach.</w:delText>
        </w:r>
      </w:del>
    </w:p>
    <w:p w14:paraId="3926BA13" w14:textId="063C6376" w:rsidR="00E631D2" w:rsidDel="00727E05" w:rsidRDefault="00000000">
      <w:pPr>
        <w:pStyle w:val="ListNumber"/>
        <w:rPr>
          <w:del w:id="26" w:author="Wiggins, Nicholas CIV OIG DoD (USA)" w:date="2026-10-05T08:42:00Z" w16du:dateUtc="2026-10-05T12:42:00Z"/>
        </w:rPr>
      </w:pPr>
      <w:del w:id="27" w:author="Wiggins, Nicholas CIV OIG DoD (USA)" w:date="2026-10-05T08:42:00Z" w16du:dateUtc="2026-10-05T12:42:00Z">
        <w:r w:rsidDel="00727E05">
          <w:rPr>
            <w:b/>
          </w:rPr>
          <w:delText>Initiate Interagency Vehicle Engagement:</w:delText>
        </w:r>
        <w:r w:rsidDel="00727E05">
          <w:delText xml:space="preserve"> Request formal Delegation of Procurement Authority (DPA) and scope reviews from GSA for Alliant 2 / Alliant 3, 8(a) STARS III, and Polaris.</w:delText>
        </w:r>
      </w:del>
    </w:p>
    <w:p w14:paraId="1DBD5048" w14:textId="1C0D22CD" w:rsidR="00E631D2" w:rsidDel="00727E05" w:rsidRDefault="00000000">
      <w:pPr>
        <w:pStyle w:val="ListNumber"/>
        <w:rPr>
          <w:del w:id="28" w:author="Wiggins, Nicholas CIV OIG DoD (USA)" w:date="2026-10-05T08:42:00Z" w16du:dateUtc="2026-10-05T12:42:00Z"/>
        </w:rPr>
      </w:pPr>
      <w:del w:id="29" w:author="Wiggins, Nicholas CIV OIG DoD (USA)" w:date="2026-10-05T08:42:00Z" w16du:dateUtc="2026-10-05T12:42:00Z">
        <w:r w:rsidDel="00727E05">
          <w:rPr>
            <w:b/>
          </w:rPr>
          <w:delText>Draft Unified Statement of Objectives (SOO):</w:delText>
        </w:r>
        <w:r w:rsidDel="00727E05">
          <w:delText xml:space="preserve"> Direct OCIO to begin consolidating the performance requirements of ITSS2, ITMS, and DCCE into a single, unified Statement of Objectives.</w:delText>
        </w:r>
      </w:del>
    </w:p>
    <w:p w14:paraId="02BDAAC8" w14:textId="05BDE4DD" w:rsidR="00E631D2" w:rsidRDefault="00000000">
      <w:pPr>
        <w:pStyle w:val="ListNumber"/>
      </w:pPr>
      <w:del w:id="30" w:author="Wiggins, Nicholas CIV OIG DoD (USA)" w:date="2026-10-05T08:42:00Z" w16du:dateUtc="2026-10-05T12:42:00Z">
        <w:r w:rsidDel="00727E05">
          <w:rPr>
            <w:b/>
          </w:rPr>
          <w:delText>Issue Class J&amp;A Operational Guidance:</w:delText>
        </w:r>
        <w:r w:rsidDel="00727E05">
          <w:delText xml:space="preserve"> Publish internal acquisition instructions directing contracting officers and program managers to leverage DISA DITCO JA21-093 and JA26-010 for all upcoming COTS IT hardware and software renewals.</w:delText>
        </w:r>
      </w:del>
    </w:p>
    <w:sectPr w:rsidR="00E631D2"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ggins, Nicholas CIV OIG DoD (USA)" w:date="2026-09-30T13:58:00Z" w:initials="NW">
    <w:p w14:paraId="444047BE" w14:textId="77777777" w:rsidR="00910884" w:rsidRDefault="00910884" w:rsidP="00910884">
      <w:pPr>
        <w:pStyle w:val="CommentText"/>
      </w:pPr>
      <w:r>
        <w:rPr>
          <w:rStyle w:val="CommentReference"/>
        </w:rPr>
        <w:annotationRef/>
      </w:r>
      <w:r>
        <w:t xml:space="preserve">Why does this need to be it’s own contract? Can it be it’s own task? </w:t>
      </w:r>
    </w:p>
  </w:comment>
  <w:comment w:id="1" w:author="Wiggins, Nicholas CIV OIG DoD (USA)" w:date="2026-09-30T14:00:00Z" w:initials="NW">
    <w:p w14:paraId="5B330A46" w14:textId="77777777" w:rsidR="005B5CE6" w:rsidRDefault="005B5CE6" w:rsidP="005B5CE6">
      <w:pPr>
        <w:pStyle w:val="CommentText"/>
      </w:pPr>
      <w:r>
        <w:rPr>
          <w:rStyle w:val="CommentReference"/>
        </w:rPr>
        <w:annotationRef/>
      </w:r>
      <w:r>
        <w:t>What about separating into their own workstreams? Is there any value? Risk?</w:t>
      </w:r>
    </w:p>
  </w:comment>
  <w:comment w:id="2" w:author="Wiggins, Nicholas CIV OIG DoD (USA)" w:date="2026-09-30T14:09:00Z" w:initials="NW">
    <w:p w14:paraId="481765CC" w14:textId="77777777" w:rsidR="00096B7E" w:rsidRDefault="000F083A" w:rsidP="00096B7E">
      <w:pPr>
        <w:pStyle w:val="CommentText"/>
      </w:pPr>
      <w:r>
        <w:rPr>
          <w:rStyle w:val="CommentReference"/>
        </w:rPr>
        <w:annotationRef/>
      </w:r>
      <w:r w:rsidR="00096B7E">
        <w:t>I can get support this? However, I still caution the potential increase through consolidation. Also, would this be a Single Award/Multi Award IDIQ or BPA, Contract separated by Task with SubCLINs or Info SLINs?</w:t>
      </w:r>
    </w:p>
  </w:comment>
  <w:comment w:id="3" w:author="Wiggins, Nicholas CIV OIG DoD (USA)" w:date="2026-09-30T14:11:00Z" w:initials="NW">
    <w:p w14:paraId="7D12E49D" w14:textId="0BD39DD1" w:rsidR="00096B7E" w:rsidRDefault="00096B7E" w:rsidP="00096B7E">
      <w:pPr>
        <w:pStyle w:val="CommentText"/>
      </w:pPr>
      <w:r>
        <w:rPr>
          <w:rStyle w:val="CommentReference"/>
        </w:rPr>
        <w:annotationRef/>
      </w:r>
      <w:r>
        <w:t xml:space="preserve">I feel like this could go under the unified OCIO services portfolio. The current rationale doesn’t really persuade me to keep separate. I believe OCIO leadership has looked into rolling into ITSS2. </w:t>
      </w:r>
    </w:p>
  </w:comment>
  <w:comment w:id="4" w:author="Wiggins, Nicholas CIV OIG DoD (USA)" w:date="2026-09-30T14:23:00Z" w:initials="NW">
    <w:p w14:paraId="52E77397" w14:textId="77777777" w:rsidR="00436812" w:rsidRDefault="00436812" w:rsidP="00436812">
      <w:pPr>
        <w:pStyle w:val="CommentText"/>
      </w:pPr>
      <w:r>
        <w:rPr>
          <w:rStyle w:val="CommentReference"/>
        </w:rPr>
        <w:annotationRef/>
      </w:r>
      <w:r>
        <w:t>I recently learned that the OCIO office is using this individual as a Sys Administrator for IssueTrak, Power BI, SharePoint, Power Apps. This could definitely be rolled into the bigger Unified Portfolio.</w:t>
      </w:r>
    </w:p>
  </w:comment>
  <w:comment w:id="5" w:author="Wiggins, Nicholas CIV OIG DoD (USA)" w:date="2026-09-30T14:25:00Z" w:initials="NW">
    <w:p w14:paraId="4EE1916C" w14:textId="77777777" w:rsidR="00436812" w:rsidRDefault="00436812" w:rsidP="00436812">
      <w:pPr>
        <w:pStyle w:val="CommentText"/>
      </w:pPr>
      <w:r>
        <w:rPr>
          <w:rStyle w:val="CommentReference"/>
        </w:rPr>
        <w:annotationRef/>
      </w:r>
      <w:r>
        <w:t xml:space="preserve">I was told that DCCE was intended to roll into ITSS2. However, I am unsure if the CLIN on ITSS2 has been funded for DCCE tasks. If so, this would be true overlap/duplication. </w:t>
      </w:r>
    </w:p>
  </w:comment>
  <w:comment w:id="6" w:author="Wiggins, Nicholas CIV OIG DoD (USA)" w:date="2026-09-30T14:39:00Z" w:initials="NW">
    <w:p w14:paraId="6EBE713C" w14:textId="77777777" w:rsidR="00DA28A0" w:rsidRDefault="00032FBC" w:rsidP="00DA28A0">
      <w:pPr>
        <w:pStyle w:val="CommentText"/>
      </w:pPr>
      <w:r>
        <w:rPr>
          <w:rStyle w:val="CommentReference"/>
        </w:rPr>
        <w:annotationRef/>
      </w:r>
      <w:r w:rsidR="00DA28A0">
        <w:t>This is assuming it does not already operate this way. There may be something in place. But ultimately, I agree that the work should be done on the ITSS2 contract and the more complex task MSFT DSE. How do you ensure they do not continue billing?</w:t>
      </w:r>
    </w:p>
  </w:comment>
  <w:comment w:id="7" w:author="Wiggins, Nicholas CIV OIG DoD (USA)" w:date="2026-09-30T14:42:00Z" w:initials="NW">
    <w:p w14:paraId="606DFDB4" w14:textId="39996979" w:rsidR="00032FBC" w:rsidRDefault="00032FBC" w:rsidP="00032FBC">
      <w:pPr>
        <w:pStyle w:val="CommentText"/>
      </w:pPr>
      <w:r>
        <w:rPr>
          <w:rStyle w:val="CommentReference"/>
        </w:rPr>
        <w:annotationRef/>
      </w:r>
      <w:r>
        <w:t xml:space="preserve">Task was moved into IMSS. Task on CSS MST is not used/funded. </w:t>
      </w:r>
    </w:p>
  </w:comment>
  <w:comment w:id="8" w:author="Wiggins, Nicholas CIV OIG DoD (USA)" w:date="2026-09-30T14:42:00Z" w:initials="NW">
    <w:p w14:paraId="3064B9BE" w14:textId="77777777" w:rsidR="00032FBC" w:rsidRDefault="00032FBC" w:rsidP="00032FBC">
      <w:pPr>
        <w:pStyle w:val="CommentText"/>
      </w:pPr>
      <w:r>
        <w:rPr>
          <w:rStyle w:val="CommentReference"/>
        </w:rPr>
        <w:annotationRef/>
      </w:r>
      <w:r>
        <w:t xml:space="preserve">Task was moved into IMSS. Task on CSS MST is not used/funded. </w:t>
      </w:r>
    </w:p>
  </w:comment>
  <w:comment w:id="9" w:author="Wiggins, Nicholas CIV OIG DoD (USA)" w:date="2026-09-30T14:43:00Z" w:initials="NW">
    <w:p w14:paraId="24F600C5" w14:textId="77777777" w:rsidR="00032FBC" w:rsidRDefault="00032FBC" w:rsidP="00032FBC">
      <w:pPr>
        <w:pStyle w:val="CommentText"/>
      </w:pPr>
      <w:r>
        <w:rPr>
          <w:rStyle w:val="CommentReference"/>
        </w:rPr>
        <w:annotationRef/>
      </w:r>
      <w:r>
        <w:t xml:space="preserve">Task was moved into IMSS. Task on CSS MST is not used/funded. </w:t>
      </w:r>
    </w:p>
  </w:comment>
  <w:comment w:id="11" w:author="Wiggins, Nicholas CIV OIG DoD (USA)" w:date="2026-09-30T14:52:00Z" w:initials="NW">
    <w:p w14:paraId="05161BA3" w14:textId="77777777" w:rsidR="00205F8B" w:rsidRDefault="007564F4" w:rsidP="00205F8B">
      <w:pPr>
        <w:pStyle w:val="CommentText"/>
      </w:pPr>
      <w:r>
        <w:rPr>
          <w:rStyle w:val="CommentReference"/>
        </w:rPr>
        <w:annotationRef/>
      </w:r>
      <w:r w:rsidR="00205F8B">
        <w:t>Need examples of how CYSS being under the Unified Portfolio is a conflict of interest.</w:t>
      </w:r>
    </w:p>
  </w:comment>
  <w:comment w:id="10" w:author="Wiggins, Nicholas CIV OIG DoD (USA)" w:date="2026-09-30T14:53:00Z" w:initials="NW">
    <w:p w14:paraId="6F59801D" w14:textId="086FB940" w:rsidR="007564F4" w:rsidRDefault="007564F4" w:rsidP="007564F4">
      <w:pPr>
        <w:pStyle w:val="CommentText"/>
      </w:pPr>
      <w:r>
        <w:rPr>
          <w:rStyle w:val="CommentReference"/>
        </w:rPr>
        <w:annotationRef/>
      </w:r>
      <w:r>
        <w:t>How factual is this if OCIO was trying to roll it into the ITSS2 contract?</w:t>
      </w:r>
    </w:p>
  </w:comment>
  <w:comment w:id="21" w:author="Wiggins, Nicholas CIV OIG DoD (USA)" w:date="2026-09-30T14:57:00Z" w:initials="NW">
    <w:p w14:paraId="3C032410" w14:textId="77777777" w:rsidR="007D24EB" w:rsidRDefault="007D24EB" w:rsidP="007D24EB">
      <w:pPr>
        <w:pStyle w:val="CommentText"/>
      </w:pPr>
      <w:r>
        <w:rPr>
          <w:rStyle w:val="CommentReference"/>
        </w:rPr>
        <w:annotationRef/>
      </w:r>
      <w:r>
        <w:t>Should ITSS be included in this? I’m not seeing it unless, it’s not listed because it is the anchor.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4047BE" w15:done="0"/>
  <w15:commentEx w15:paraId="5B330A46" w15:done="0"/>
  <w15:commentEx w15:paraId="481765CC" w15:done="0"/>
  <w15:commentEx w15:paraId="7D12E49D" w15:done="0"/>
  <w15:commentEx w15:paraId="52E77397" w15:done="0"/>
  <w15:commentEx w15:paraId="4EE1916C" w15:done="1"/>
  <w15:commentEx w15:paraId="6EBE713C" w15:done="0"/>
  <w15:commentEx w15:paraId="606DFDB4" w15:done="1"/>
  <w15:commentEx w15:paraId="3064B9BE" w15:done="1"/>
  <w15:commentEx w15:paraId="24F600C5" w15:done="1"/>
  <w15:commentEx w15:paraId="05161BA3" w15:done="0"/>
  <w15:commentEx w15:paraId="6F59801D" w15:done="0"/>
  <w15:commentEx w15:paraId="3C03241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5E1DBB" w16cex:dateUtc="2026-09-30T17:58:00Z"/>
  <w16cex:commentExtensible w16cex:durableId="78C92F70" w16cex:dateUtc="2026-09-30T18:00:00Z"/>
  <w16cex:commentExtensible w16cex:durableId="1507324D" w16cex:dateUtc="2026-09-30T18:09:00Z"/>
  <w16cex:commentExtensible w16cex:durableId="24FBD95D" w16cex:dateUtc="2026-09-30T18:11:00Z"/>
  <w16cex:commentExtensible w16cex:durableId="746DF369" w16cex:dateUtc="2026-09-30T18:23:00Z"/>
  <w16cex:commentExtensible w16cex:durableId="137B063E" w16cex:dateUtc="2026-09-30T18:25:00Z"/>
  <w16cex:commentExtensible w16cex:durableId="0D43EA15" w16cex:dateUtc="2026-09-30T18:39:00Z"/>
  <w16cex:commentExtensible w16cex:durableId="25FC6E2C" w16cex:dateUtc="2026-09-30T18:42:00Z"/>
  <w16cex:commentExtensible w16cex:durableId="26AAC311" w16cex:dateUtc="2026-09-30T18:42:00Z"/>
  <w16cex:commentExtensible w16cex:durableId="4687BCBC" w16cex:dateUtc="2026-09-30T18:43:00Z"/>
  <w16cex:commentExtensible w16cex:durableId="34AEAA8C" w16cex:dateUtc="2026-09-30T18:52:00Z"/>
  <w16cex:commentExtensible w16cex:durableId="44BD3999" w16cex:dateUtc="2026-09-30T18:53:00Z"/>
  <w16cex:commentExtensible w16cex:durableId="7678307A" w16cex:dateUtc="2026-09-30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4047BE" w16cid:durableId="185E1DBB"/>
  <w16cid:commentId w16cid:paraId="5B330A46" w16cid:durableId="78C92F70"/>
  <w16cid:commentId w16cid:paraId="481765CC" w16cid:durableId="1507324D"/>
  <w16cid:commentId w16cid:paraId="7D12E49D" w16cid:durableId="24FBD95D"/>
  <w16cid:commentId w16cid:paraId="52E77397" w16cid:durableId="746DF369"/>
  <w16cid:commentId w16cid:paraId="4EE1916C" w16cid:durableId="137B063E"/>
  <w16cid:commentId w16cid:paraId="6EBE713C" w16cid:durableId="0D43EA15"/>
  <w16cid:commentId w16cid:paraId="606DFDB4" w16cid:durableId="25FC6E2C"/>
  <w16cid:commentId w16cid:paraId="3064B9BE" w16cid:durableId="26AAC311"/>
  <w16cid:commentId w16cid:paraId="24F600C5" w16cid:durableId="4687BCBC"/>
  <w16cid:commentId w16cid:paraId="05161BA3" w16cid:durableId="34AEAA8C"/>
  <w16cid:commentId w16cid:paraId="6F59801D" w16cid:durableId="44BD3999"/>
  <w16cid:commentId w16cid:paraId="3C032410" w16cid:durableId="767830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179482">
    <w:abstractNumId w:val="8"/>
  </w:num>
  <w:num w:numId="2" w16cid:durableId="2062552393">
    <w:abstractNumId w:val="6"/>
  </w:num>
  <w:num w:numId="3" w16cid:durableId="1248880743">
    <w:abstractNumId w:val="5"/>
  </w:num>
  <w:num w:numId="4" w16cid:durableId="1325016234">
    <w:abstractNumId w:val="4"/>
  </w:num>
  <w:num w:numId="5" w16cid:durableId="1720205498">
    <w:abstractNumId w:val="7"/>
  </w:num>
  <w:num w:numId="6" w16cid:durableId="1010910295">
    <w:abstractNumId w:val="3"/>
  </w:num>
  <w:num w:numId="7" w16cid:durableId="917445179">
    <w:abstractNumId w:val="2"/>
  </w:num>
  <w:num w:numId="8" w16cid:durableId="1029258682">
    <w:abstractNumId w:val="1"/>
  </w:num>
  <w:num w:numId="9" w16cid:durableId="716782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ggins, Nicholas CIV OIG DoD (USA)">
    <w15:presenceInfo w15:providerId="AD" w15:userId="S::nicholas.j.wiggins2.civ@dodig.mil::022a10eb-b781-42b5-907a-2b83134093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CBE"/>
    <w:rsid w:val="00011481"/>
    <w:rsid w:val="00032FBC"/>
    <w:rsid w:val="00034616"/>
    <w:rsid w:val="0006063C"/>
    <w:rsid w:val="00064A50"/>
    <w:rsid w:val="00066500"/>
    <w:rsid w:val="00096B7E"/>
    <w:rsid w:val="000F083A"/>
    <w:rsid w:val="00122CD0"/>
    <w:rsid w:val="00143CBD"/>
    <w:rsid w:val="0015074B"/>
    <w:rsid w:val="00167500"/>
    <w:rsid w:val="001B36DE"/>
    <w:rsid w:val="00202F40"/>
    <w:rsid w:val="00205F8B"/>
    <w:rsid w:val="00214484"/>
    <w:rsid w:val="00287C0E"/>
    <w:rsid w:val="0029639D"/>
    <w:rsid w:val="00303F0A"/>
    <w:rsid w:val="00326F90"/>
    <w:rsid w:val="00436812"/>
    <w:rsid w:val="00451364"/>
    <w:rsid w:val="004616F2"/>
    <w:rsid w:val="00521A63"/>
    <w:rsid w:val="005502AC"/>
    <w:rsid w:val="005B5CE6"/>
    <w:rsid w:val="0070104F"/>
    <w:rsid w:val="00716999"/>
    <w:rsid w:val="00727E05"/>
    <w:rsid w:val="007564F4"/>
    <w:rsid w:val="007825C0"/>
    <w:rsid w:val="007D24EB"/>
    <w:rsid w:val="008041A1"/>
    <w:rsid w:val="00864749"/>
    <w:rsid w:val="008A200B"/>
    <w:rsid w:val="00910884"/>
    <w:rsid w:val="009D6EB3"/>
    <w:rsid w:val="00AA1D8D"/>
    <w:rsid w:val="00AC34B2"/>
    <w:rsid w:val="00AC3D28"/>
    <w:rsid w:val="00AD073C"/>
    <w:rsid w:val="00B47730"/>
    <w:rsid w:val="00BA0AE0"/>
    <w:rsid w:val="00BF0DDF"/>
    <w:rsid w:val="00C71174"/>
    <w:rsid w:val="00CB0664"/>
    <w:rsid w:val="00DA28A0"/>
    <w:rsid w:val="00E3504D"/>
    <w:rsid w:val="00E631D2"/>
    <w:rsid w:val="00F93A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AD8CA"/>
  <w14:defaultImageDpi w14:val="330"/>
  <w15:docId w15:val="{735F9E5A-1176-4A36-994B-BDA2151E9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 w:type="table" w:styleId="GridTable4-Accent1">
    <w:name w:val="Grid Table 4 Accent 1"/>
    <w:basedOn w:val="TableNormal"/>
    <w:uiPriority w:val="49"/>
    <w:rsid w:val="00F93A3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5502AC"/>
    <w:rPr>
      <w:rFonts w:ascii="Times New Roman" w:hAnsi="Times New Roman" w:cs="Times New Roman"/>
      <w:szCs w:val="24"/>
    </w:rPr>
  </w:style>
  <w:style w:type="character" w:styleId="CommentReference">
    <w:name w:val="annotation reference"/>
    <w:basedOn w:val="DefaultParagraphFont"/>
    <w:uiPriority w:val="99"/>
    <w:semiHidden/>
    <w:unhideWhenUsed/>
    <w:rsid w:val="00716999"/>
    <w:rPr>
      <w:sz w:val="16"/>
      <w:szCs w:val="16"/>
    </w:rPr>
  </w:style>
  <w:style w:type="paragraph" w:styleId="CommentText">
    <w:name w:val="annotation text"/>
    <w:basedOn w:val="Normal"/>
    <w:link w:val="CommentTextChar"/>
    <w:uiPriority w:val="99"/>
    <w:unhideWhenUsed/>
    <w:rsid w:val="00716999"/>
    <w:pPr>
      <w:spacing w:line="240" w:lineRule="auto"/>
    </w:pPr>
    <w:rPr>
      <w:sz w:val="20"/>
      <w:szCs w:val="20"/>
    </w:rPr>
  </w:style>
  <w:style w:type="character" w:customStyle="1" w:styleId="CommentTextChar">
    <w:name w:val="Comment Text Char"/>
    <w:basedOn w:val="DefaultParagraphFont"/>
    <w:link w:val="CommentText"/>
    <w:uiPriority w:val="99"/>
    <w:rsid w:val="00716999"/>
    <w:rPr>
      <w:sz w:val="20"/>
      <w:szCs w:val="20"/>
    </w:rPr>
  </w:style>
  <w:style w:type="paragraph" w:styleId="CommentSubject">
    <w:name w:val="annotation subject"/>
    <w:basedOn w:val="CommentText"/>
    <w:next w:val="CommentText"/>
    <w:link w:val="CommentSubjectChar"/>
    <w:uiPriority w:val="99"/>
    <w:semiHidden/>
    <w:unhideWhenUsed/>
    <w:rsid w:val="00716999"/>
    <w:rPr>
      <w:b/>
      <w:bCs/>
    </w:rPr>
  </w:style>
  <w:style w:type="character" w:customStyle="1" w:styleId="CommentSubjectChar">
    <w:name w:val="Comment Subject Char"/>
    <w:basedOn w:val="CommentTextChar"/>
    <w:link w:val="CommentSubject"/>
    <w:uiPriority w:val="99"/>
    <w:semiHidden/>
    <w:rsid w:val="00716999"/>
    <w:rPr>
      <w:b/>
      <w:bCs/>
      <w:sz w:val="20"/>
      <w:szCs w:val="20"/>
    </w:rPr>
  </w:style>
  <w:style w:type="paragraph" w:styleId="Revision">
    <w:name w:val="Revision"/>
    <w:hidden/>
    <w:uiPriority w:val="99"/>
    <w:semiHidden/>
    <w:rsid w:val="00BF0DDF"/>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diagramColors" Target="diagrams/colors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Data" Target="diagrams/data1.xml"/><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567527-FA6F-46FD-8EB9-389BAEF72A1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n-US"/>
        </a:p>
      </dgm:t>
    </dgm:pt>
    <dgm:pt modelId="{D0253C3D-A435-4FE8-89C4-21D5C1DE2A73}">
      <dgm:prSet phldrT="[Text]"/>
      <dgm:spPr/>
      <dgm:t>
        <a:bodyPr/>
        <a:lstStyle/>
        <a:p>
          <a:pPr>
            <a:buNone/>
          </a:pPr>
          <a:r>
            <a:rPr lang="en-US" b="1"/>
            <a:t>PHASE 1: Census, Governance &amp; Quick-Win Consolidations</a:t>
          </a:r>
        </a:p>
      </dgm:t>
    </dgm:pt>
    <dgm:pt modelId="{9CC7AB8F-E6F7-4910-AC8D-6D2839BA3272}" type="parTrans" cxnId="{15E342E9-3034-4D37-AEAA-9AAF8249D85F}">
      <dgm:prSet/>
      <dgm:spPr/>
      <dgm:t>
        <a:bodyPr/>
        <a:lstStyle/>
        <a:p>
          <a:endParaRPr lang="en-US"/>
        </a:p>
      </dgm:t>
    </dgm:pt>
    <dgm:pt modelId="{17A72286-DB39-4323-91F2-F23BFCB07AAB}" type="sibTrans" cxnId="{15E342E9-3034-4D37-AEAA-9AAF8249D85F}">
      <dgm:prSet/>
      <dgm:spPr/>
      <dgm:t>
        <a:bodyPr/>
        <a:lstStyle/>
        <a:p>
          <a:endParaRPr lang="en-US"/>
        </a:p>
      </dgm:t>
    </dgm:pt>
    <dgm:pt modelId="{114FD79D-AFA4-43FB-9F4A-0A2491BDC6AE}">
      <dgm:prSet phldrT="[Text]"/>
      <dgm:spPr/>
      <dgm:t>
        <a:bodyPr/>
        <a:lstStyle/>
        <a:p>
          <a:pPr>
            <a:buNone/>
          </a:pPr>
          <a:r>
            <a:rPr lang="en-US"/>
            <a:t>Lock authorized vs. on-board contractor staffing baseline (174.0 CFTE).</a:t>
          </a:r>
        </a:p>
      </dgm:t>
    </dgm:pt>
    <dgm:pt modelId="{AA5A7685-7685-445C-89D7-0CE9DF5CC4C3}" type="parTrans" cxnId="{E58C12F3-C21F-4828-813C-07E8EA9AB267}">
      <dgm:prSet/>
      <dgm:spPr/>
      <dgm:t>
        <a:bodyPr/>
        <a:lstStyle/>
        <a:p>
          <a:endParaRPr lang="en-US"/>
        </a:p>
      </dgm:t>
    </dgm:pt>
    <dgm:pt modelId="{6C047E76-7C10-4D44-9AC1-27F2A70BD04F}" type="sibTrans" cxnId="{E58C12F3-C21F-4828-813C-07E8EA9AB267}">
      <dgm:prSet/>
      <dgm:spPr/>
      <dgm:t>
        <a:bodyPr/>
        <a:lstStyle/>
        <a:p>
          <a:endParaRPr lang="en-US"/>
        </a:p>
      </dgm:t>
    </dgm:pt>
    <dgm:pt modelId="{C927000C-F49B-4B59-A1AC-64CDAD0F5309}">
      <dgm:prSet phldrT="[Text]"/>
      <dgm:spPr/>
      <dgm:t>
        <a:bodyPr/>
        <a:lstStyle/>
        <a:p>
          <a:pPr>
            <a:buNone/>
          </a:pPr>
          <a:r>
            <a:rPr lang="en-US"/>
            <a:t>Draft Unified OCIO Performance Work Statement (merging ITSS2, ITMS, DCCE).</a:t>
          </a:r>
        </a:p>
      </dgm:t>
    </dgm:pt>
    <dgm:pt modelId="{22416016-EE19-4768-B0EE-DA10C98FE903}" type="parTrans" cxnId="{3C69DF59-04F9-4128-8886-F6540318A247}">
      <dgm:prSet/>
      <dgm:spPr/>
      <dgm:t>
        <a:bodyPr/>
        <a:lstStyle/>
        <a:p>
          <a:endParaRPr lang="en-US"/>
        </a:p>
      </dgm:t>
    </dgm:pt>
    <dgm:pt modelId="{CD861EEF-3E48-4AD0-8C25-6252D803211A}" type="sibTrans" cxnId="{3C69DF59-04F9-4128-8886-F6540318A247}">
      <dgm:prSet/>
      <dgm:spPr/>
      <dgm:t>
        <a:bodyPr/>
        <a:lstStyle/>
        <a:p>
          <a:endParaRPr lang="en-US"/>
        </a:p>
      </dgm:t>
    </dgm:pt>
    <dgm:pt modelId="{9F9F9228-8F3D-40D9-87FE-F7B81E63DBCB}">
      <dgm:prSet phldrT="[Text]"/>
      <dgm:spPr/>
      <dgm:t>
        <a:bodyPr/>
        <a:lstStyle/>
        <a:p>
          <a:pPr>
            <a:buNone/>
          </a:pPr>
          <a:r>
            <a:rPr lang="en-US"/>
            <a:t>Issue DISA DITCO Class J&amp;A policy guidance (JA21-093 and JA26-010) for COTS refreshes.</a:t>
          </a:r>
        </a:p>
      </dgm:t>
    </dgm:pt>
    <dgm:pt modelId="{01C8276A-6147-4071-9136-225EEFAA54D6}" type="parTrans" cxnId="{2341D8EC-B6A3-4C3F-AF8A-B3CCAB82B626}">
      <dgm:prSet/>
      <dgm:spPr/>
      <dgm:t>
        <a:bodyPr/>
        <a:lstStyle/>
        <a:p>
          <a:endParaRPr lang="en-US"/>
        </a:p>
      </dgm:t>
    </dgm:pt>
    <dgm:pt modelId="{8F2CF466-4C54-4045-A175-DE860A5BAF11}" type="sibTrans" cxnId="{2341D8EC-B6A3-4C3F-AF8A-B3CCAB82B626}">
      <dgm:prSet/>
      <dgm:spPr/>
      <dgm:t>
        <a:bodyPr/>
        <a:lstStyle/>
        <a:p>
          <a:endParaRPr lang="en-US"/>
        </a:p>
      </dgm:t>
    </dgm:pt>
    <dgm:pt modelId="{169143C0-7752-4A1A-9B31-C371A4D9C7E4}">
      <dgm:prSet phldrT="[Text]"/>
      <dgm:spPr/>
      <dgm:t>
        <a:bodyPr/>
        <a:lstStyle/>
        <a:p>
          <a:pPr>
            <a:buNone/>
          </a:pPr>
          <a:r>
            <a:rPr lang="en-US" b="1"/>
            <a:t>PHASE 2: Solicitation, Direct Award &amp; Cloud Realignment</a:t>
          </a:r>
        </a:p>
      </dgm:t>
    </dgm:pt>
    <dgm:pt modelId="{F648258B-F838-4BEB-AD6E-5307451F282A}" type="parTrans" cxnId="{72274CE9-7921-46C8-BD16-1000FC554380}">
      <dgm:prSet/>
      <dgm:spPr/>
      <dgm:t>
        <a:bodyPr/>
        <a:lstStyle/>
        <a:p>
          <a:endParaRPr lang="en-US"/>
        </a:p>
      </dgm:t>
    </dgm:pt>
    <dgm:pt modelId="{BA02C0F5-B2E0-4911-9BFE-FDCCFBE4A87A}" type="sibTrans" cxnId="{72274CE9-7921-46C8-BD16-1000FC554380}">
      <dgm:prSet/>
      <dgm:spPr/>
      <dgm:t>
        <a:bodyPr/>
        <a:lstStyle/>
        <a:p>
          <a:endParaRPr lang="en-US"/>
        </a:p>
      </dgm:t>
    </dgm:pt>
    <dgm:pt modelId="{B95EB7B8-03CB-490D-A144-C207EAB27271}">
      <dgm:prSet phldrT="[Text]"/>
      <dgm:spPr/>
      <dgm:t>
        <a:bodyPr/>
        <a:lstStyle/>
        <a:p>
          <a:pPr>
            <a:buNone/>
          </a:pPr>
          <a:r>
            <a:rPr lang="en-US" b="1"/>
            <a:t>PHASE 4: Operational Cutover, Off-Ramps &amp; Full Steady-State</a:t>
          </a:r>
        </a:p>
      </dgm:t>
    </dgm:pt>
    <dgm:pt modelId="{4E6C0665-7D52-4574-B115-C3A124AB67CC}" type="parTrans" cxnId="{DDED4547-331E-4361-89B0-62E0E7A17DD3}">
      <dgm:prSet/>
      <dgm:spPr/>
      <dgm:t>
        <a:bodyPr/>
        <a:lstStyle/>
        <a:p>
          <a:endParaRPr lang="en-US"/>
        </a:p>
      </dgm:t>
    </dgm:pt>
    <dgm:pt modelId="{1A44B278-DD7A-4063-ABEA-CEF66B4A079F}" type="sibTrans" cxnId="{DDED4547-331E-4361-89B0-62E0E7A17DD3}">
      <dgm:prSet/>
      <dgm:spPr/>
      <dgm:t>
        <a:bodyPr/>
        <a:lstStyle/>
        <a:p>
          <a:endParaRPr lang="en-US"/>
        </a:p>
      </dgm:t>
    </dgm:pt>
    <dgm:pt modelId="{F82F686A-5C68-4567-AC1E-FE2120255463}">
      <dgm:prSet phldrT="[Text]"/>
      <dgm:spPr/>
      <dgm:t>
        <a:bodyPr/>
        <a:lstStyle/>
        <a:p>
          <a:pPr>
            <a:buNone/>
          </a:pPr>
          <a:r>
            <a:rPr lang="en-US" b="1"/>
            <a:t>PHASE 3: Source Selection, Award &amp; Parallel Phase-In</a:t>
          </a:r>
        </a:p>
      </dgm:t>
    </dgm:pt>
    <dgm:pt modelId="{A43BF586-149A-4831-A50F-043C380CC80A}" type="parTrans" cxnId="{47610AE6-EB1F-4C9B-BFFC-663EADCCC2BD}">
      <dgm:prSet/>
      <dgm:spPr/>
      <dgm:t>
        <a:bodyPr/>
        <a:lstStyle/>
        <a:p>
          <a:endParaRPr lang="en-US"/>
        </a:p>
      </dgm:t>
    </dgm:pt>
    <dgm:pt modelId="{1F14454E-3AC5-4972-A31D-DCACEB7F142E}" type="sibTrans" cxnId="{47610AE6-EB1F-4C9B-BFFC-663EADCCC2BD}">
      <dgm:prSet/>
      <dgm:spPr/>
      <dgm:t>
        <a:bodyPr/>
        <a:lstStyle/>
        <a:p>
          <a:endParaRPr lang="en-US"/>
        </a:p>
      </dgm:t>
    </dgm:pt>
    <dgm:pt modelId="{8F345016-5958-48CB-AF43-E28F6DD5929B}">
      <dgm:prSet phldrT="[Text]"/>
      <dgm:spPr/>
      <dgm:t>
        <a:bodyPr/>
        <a:lstStyle/>
        <a:p>
          <a:pPr>
            <a:buNone/>
          </a:pPr>
          <a:r>
            <a:rPr lang="en-US"/>
            <a:t>Consolidate DCATSe Training into DCATSe SS RFP on GSA 8(a) STARS III.</a:t>
          </a:r>
        </a:p>
      </dgm:t>
    </dgm:pt>
    <dgm:pt modelId="{7C697A3A-6932-4013-AAE7-812BF15CD496}" type="parTrans" cxnId="{6D7D0FC5-DCDF-4FC5-B98D-BE12E65D8EB6}">
      <dgm:prSet/>
      <dgm:spPr/>
      <dgm:t>
        <a:bodyPr/>
        <a:lstStyle/>
        <a:p>
          <a:endParaRPr lang="en-US"/>
        </a:p>
      </dgm:t>
    </dgm:pt>
    <dgm:pt modelId="{F355CF87-2CF3-471D-98DD-B9CD9F57B68A}" type="sibTrans" cxnId="{6D7D0FC5-DCDF-4FC5-B98D-BE12E65D8EB6}">
      <dgm:prSet/>
      <dgm:spPr/>
      <dgm:t>
        <a:bodyPr/>
        <a:lstStyle/>
        <a:p>
          <a:endParaRPr lang="en-US"/>
        </a:p>
      </dgm:t>
    </dgm:pt>
    <dgm:pt modelId="{73E0588F-CC9D-428F-82F7-3141153E4F8B}">
      <dgm:prSet phldrT="[Text]"/>
      <dgm:spPr/>
      <dgm:t>
        <a:bodyPr/>
        <a:lstStyle/>
        <a:p>
          <a:pPr>
            <a:buNone/>
          </a:pPr>
          <a:r>
            <a:rPr lang="en-US"/>
            <a:t>De-obligate Objective 10 (Records Management) and strip CRM configuration from CSS MST.</a:t>
          </a:r>
        </a:p>
      </dgm:t>
    </dgm:pt>
    <dgm:pt modelId="{04AD5A6B-7CBA-47FE-89C6-23C2173ABCC6}" type="parTrans" cxnId="{01F0842C-53BB-4C08-BC0E-E91CD2B04EC4}">
      <dgm:prSet/>
      <dgm:spPr/>
      <dgm:t>
        <a:bodyPr/>
        <a:lstStyle/>
        <a:p>
          <a:endParaRPr lang="en-US"/>
        </a:p>
      </dgm:t>
    </dgm:pt>
    <dgm:pt modelId="{00E57904-1200-42AB-A793-7BCBA58E1DA4}" type="sibTrans" cxnId="{01F0842C-53BB-4C08-BC0E-E91CD2B04EC4}">
      <dgm:prSet/>
      <dgm:spPr/>
      <dgm:t>
        <a:bodyPr/>
        <a:lstStyle/>
        <a:p>
          <a:endParaRPr lang="en-US"/>
        </a:p>
      </dgm:t>
    </dgm:pt>
    <dgm:pt modelId="{F0DA1B70-4FDB-4599-BF66-E69D875F2A6E}">
      <dgm:prSet phldrT="[Text]"/>
      <dgm:spPr/>
      <dgm:t>
        <a:bodyPr/>
        <a:lstStyle/>
        <a:p>
          <a:pPr>
            <a:buNone/>
          </a:pPr>
          <a:r>
            <a:rPr lang="en-US"/>
            <a:t>Establish clean CLIN structures separating DAI Functional Support from FMSS.</a:t>
          </a:r>
          <a:endParaRPr lang="en-US" b="1"/>
        </a:p>
      </dgm:t>
    </dgm:pt>
    <dgm:pt modelId="{65CFB2EF-7264-4C9D-BFBB-8CD377CAF63D}" type="parTrans" cxnId="{ADEC258D-56C5-4BC8-B95E-F6CA52FE135B}">
      <dgm:prSet/>
      <dgm:spPr/>
      <dgm:t>
        <a:bodyPr/>
        <a:lstStyle/>
        <a:p>
          <a:endParaRPr lang="en-US"/>
        </a:p>
      </dgm:t>
    </dgm:pt>
    <dgm:pt modelId="{436915D8-E125-4F11-A444-B5CAEA0D342A}" type="sibTrans" cxnId="{ADEC258D-56C5-4BC8-B95E-F6CA52FE135B}">
      <dgm:prSet/>
      <dgm:spPr/>
      <dgm:t>
        <a:bodyPr/>
        <a:lstStyle/>
        <a:p>
          <a:endParaRPr lang="en-US"/>
        </a:p>
      </dgm:t>
    </dgm:pt>
    <dgm:pt modelId="{584F0532-C024-4B7E-9575-3E3A20366CFF}">
      <dgm:prSet phldrT="[Text]"/>
      <dgm:spPr/>
      <dgm:t>
        <a:bodyPr/>
        <a:lstStyle/>
        <a:p>
          <a:pPr>
            <a:buNone/>
          </a:pPr>
          <a:r>
            <a:rPr lang="en-US"/>
            <a:t>Release formal Unified OCIO RFP on GSA Alliant 2 / Alliant 3 (or OASIS+).</a:t>
          </a:r>
          <a:endParaRPr lang="en-US" b="1"/>
        </a:p>
      </dgm:t>
    </dgm:pt>
    <dgm:pt modelId="{FA049A7F-DC7A-4DA6-9583-4C20D828B7F0}" type="parTrans" cxnId="{C475614C-1700-4938-9CA8-B0B378506758}">
      <dgm:prSet/>
      <dgm:spPr/>
      <dgm:t>
        <a:bodyPr/>
        <a:lstStyle/>
        <a:p>
          <a:endParaRPr lang="en-US"/>
        </a:p>
      </dgm:t>
    </dgm:pt>
    <dgm:pt modelId="{A1F46409-5109-43D5-B76D-9EA4FA28343A}" type="sibTrans" cxnId="{C475614C-1700-4938-9CA8-B0B378506758}">
      <dgm:prSet/>
      <dgm:spPr/>
      <dgm:t>
        <a:bodyPr/>
        <a:lstStyle/>
        <a:p>
          <a:endParaRPr lang="en-US"/>
        </a:p>
      </dgm:t>
    </dgm:pt>
    <dgm:pt modelId="{352234A9-11B7-4CFF-AF2A-C45F182D886B}">
      <dgm:prSet phldrT="[Text]"/>
      <dgm:spPr/>
      <dgm:t>
        <a:bodyPr/>
        <a:lstStyle/>
        <a:p>
          <a:pPr>
            <a:buNone/>
          </a:pPr>
          <a:r>
            <a:rPr lang="en-US"/>
            <a:t>Execute Koniag 8(a) ANC direct-award package for CSS MST (26.0 CFTE).</a:t>
          </a:r>
          <a:endParaRPr lang="en-US" b="1"/>
        </a:p>
      </dgm:t>
    </dgm:pt>
    <dgm:pt modelId="{0DA81507-5AA3-4746-AE6C-8CBDBB77A76B}" type="parTrans" cxnId="{B7891120-A848-41DD-A6D2-83FF3847CC9A}">
      <dgm:prSet/>
      <dgm:spPr/>
      <dgm:t>
        <a:bodyPr/>
        <a:lstStyle/>
        <a:p>
          <a:endParaRPr lang="en-US"/>
        </a:p>
      </dgm:t>
    </dgm:pt>
    <dgm:pt modelId="{CC28E922-F51F-4961-945C-F98D945E220A}" type="sibTrans" cxnId="{B7891120-A848-41DD-A6D2-83FF3847CC9A}">
      <dgm:prSet/>
      <dgm:spPr/>
      <dgm:t>
        <a:bodyPr/>
        <a:lstStyle/>
        <a:p>
          <a:endParaRPr lang="en-US"/>
        </a:p>
      </dgm:t>
    </dgm:pt>
    <dgm:pt modelId="{0C8D2457-1582-49F0-AAA0-AC07C614D42F}">
      <dgm:prSet phldrT="[Text]"/>
      <dgm:spPr/>
      <dgm:t>
        <a:bodyPr/>
        <a:lstStyle/>
        <a:p>
          <a:pPr>
            <a:buNone/>
          </a:pPr>
          <a:r>
            <a:rPr lang="en-US"/>
            <a:t>Realign Microsoft Premier Engineering under DISA DITCO ETSS II / Class J&amp;A (terminate MCS Task 2).</a:t>
          </a:r>
          <a:endParaRPr lang="en-US" b="1"/>
        </a:p>
      </dgm:t>
    </dgm:pt>
    <dgm:pt modelId="{D0799664-CEB8-4FED-887D-FF6FE120AB28}" type="parTrans" cxnId="{B3F9365C-655E-45CA-AFA0-CEA2557FD795}">
      <dgm:prSet/>
      <dgm:spPr/>
      <dgm:t>
        <a:bodyPr/>
        <a:lstStyle/>
        <a:p>
          <a:endParaRPr lang="en-US"/>
        </a:p>
      </dgm:t>
    </dgm:pt>
    <dgm:pt modelId="{56738595-418F-45C7-889C-87C21C50A996}" type="sibTrans" cxnId="{B3F9365C-655E-45CA-AFA0-CEA2557FD795}">
      <dgm:prSet/>
      <dgm:spPr/>
      <dgm:t>
        <a:bodyPr/>
        <a:lstStyle/>
        <a:p>
          <a:endParaRPr lang="en-US"/>
        </a:p>
      </dgm:t>
    </dgm:pt>
    <dgm:pt modelId="{9EA72621-915B-4526-A1FA-2408C5CCCB04}">
      <dgm:prSet phldrT="[Text]"/>
      <dgm:spPr/>
      <dgm:t>
        <a:bodyPr/>
        <a:lstStyle/>
        <a:p>
          <a:pPr>
            <a:buNone/>
          </a:pPr>
          <a:r>
            <a:rPr lang="en-US"/>
            <a:t>Complete source selections and award Unified OCIO Services Portfolio prime contract.</a:t>
          </a:r>
        </a:p>
      </dgm:t>
    </dgm:pt>
    <dgm:pt modelId="{D4F5D01D-3537-4802-B194-6CDD1D0743A3}" type="parTrans" cxnId="{ADB2F060-03B6-4435-8863-5EB1FAF8A8E5}">
      <dgm:prSet/>
      <dgm:spPr/>
      <dgm:t>
        <a:bodyPr/>
        <a:lstStyle/>
        <a:p>
          <a:endParaRPr lang="en-US"/>
        </a:p>
      </dgm:t>
    </dgm:pt>
    <dgm:pt modelId="{7C9CC519-DD64-492A-90DD-D81AF5F882C2}" type="sibTrans" cxnId="{ADB2F060-03B6-4435-8863-5EB1FAF8A8E5}">
      <dgm:prSet/>
      <dgm:spPr/>
      <dgm:t>
        <a:bodyPr/>
        <a:lstStyle/>
        <a:p>
          <a:endParaRPr lang="en-US"/>
        </a:p>
      </dgm:t>
    </dgm:pt>
    <dgm:pt modelId="{4B63FEAF-70B8-4165-AE5A-F0644D95A57C}">
      <dgm:prSet phldrT="[Text]"/>
      <dgm:spPr/>
      <dgm:t>
        <a:bodyPr/>
        <a:lstStyle/>
        <a:p>
          <a:pPr>
            <a:buNone/>
          </a:pPr>
          <a:r>
            <a:rPr lang="en-US"/>
            <a:t>Award standalone CYSS Cyber Oversight contract under GSA Polaris / 8(a) STARS III.</a:t>
          </a:r>
        </a:p>
      </dgm:t>
    </dgm:pt>
    <dgm:pt modelId="{0D4F1B23-ABBB-4993-A127-CA56AC2CF3E9}" type="parTrans" cxnId="{10B88C52-A8CE-423D-952B-23D158D0439F}">
      <dgm:prSet/>
      <dgm:spPr/>
      <dgm:t>
        <a:bodyPr/>
        <a:lstStyle/>
        <a:p>
          <a:endParaRPr lang="en-US"/>
        </a:p>
      </dgm:t>
    </dgm:pt>
    <dgm:pt modelId="{87FA2820-D7E1-43A7-862C-749D535B445C}" type="sibTrans" cxnId="{10B88C52-A8CE-423D-952B-23D158D0439F}">
      <dgm:prSet/>
      <dgm:spPr/>
      <dgm:t>
        <a:bodyPr/>
        <a:lstStyle/>
        <a:p>
          <a:endParaRPr lang="en-US"/>
        </a:p>
      </dgm:t>
    </dgm:pt>
    <dgm:pt modelId="{FFD6651A-7808-4CB6-99F8-C84C6F5B0A84}">
      <dgm:prSet phldrT="[Text]"/>
      <dgm:spPr/>
      <dgm:t>
        <a:bodyPr/>
        <a:lstStyle/>
        <a:p>
          <a:pPr>
            <a:buNone/>
          </a:pPr>
          <a:r>
            <a:rPr lang="en-US"/>
            <a:t>Finalize ServiceNow unified interface and functional ticket routing rules between OCIO and FMO.</a:t>
          </a:r>
        </a:p>
      </dgm:t>
    </dgm:pt>
    <dgm:pt modelId="{9D806201-22D3-4DBD-895D-17FF0A9B3D13}" type="parTrans" cxnId="{CCD4DFF7-3B53-44E1-8B5B-51FF5C8B1FDF}">
      <dgm:prSet/>
      <dgm:spPr/>
      <dgm:t>
        <a:bodyPr/>
        <a:lstStyle/>
        <a:p>
          <a:endParaRPr lang="en-US"/>
        </a:p>
      </dgm:t>
    </dgm:pt>
    <dgm:pt modelId="{F9A80D89-1FA6-43FA-8533-80C89CC7592F}" type="sibTrans" cxnId="{CCD4DFF7-3B53-44E1-8B5B-51FF5C8B1FDF}">
      <dgm:prSet/>
      <dgm:spPr/>
      <dgm:t>
        <a:bodyPr/>
        <a:lstStyle/>
        <a:p>
          <a:endParaRPr lang="en-US"/>
        </a:p>
      </dgm:t>
    </dgm:pt>
    <dgm:pt modelId="{A8AC1C34-8E2C-4225-90E5-A647426AF954}">
      <dgm:prSet phldrT="[Text]"/>
      <dgm:spPr/>
      <dgm:t>
        <a:bodyPr/>
        <a:lstStyle/>
        <a:p>
          <a:pPr>
            <a:buNone/>
          </a:pPr>
          <a:r>
            <a:rPr lang="en-US"/>
            <a:t>Execute 90-day transition; off-ramp legacy ITSS2, ITMS, and DCCE contracts.</a:t>
          </a:r>
          <a:endParaRPr lang="en-US" b="1"/>
        </a:p>
      </dgm:t>
    </dgm:pt>
    <dgm:pt modelId="{072C553E-E29D-4431-B7E7-10AE9B13B967}" type="parTrans" cxnId="{0718ECC0-8F07-412C-A56C-0ABAE1E45D52}">
      <dgm:prSet/>
      <dgm:spPr/>
      <dgm:t>
        <a:bodyPr/>
        <a:lstStyle/>
        <a:p>
          <a:endParaRPr lang="en-US"/>
        </a:p>
      </dgm:t>
    </dgm:pt>
    <dgm:pt modelId="{AB884B3E-A916-4D49-91FA-C0C8382A3B18}" type="sibTrans" cxnId="{0718ECC0-8F07-412C-A56C-0ABAE1E45D52}">
      <dgm:prSet/>
      <dgm:spPr/>
      <dgm:t>
        <a:bodyPr/>
        <a:lstStyle/>
        <a:p>
          <a:endParaRPr lang="en-US"/>
        </a:p>
      </dgm:t>
    </dgm:pt>
    <dgm:pt modelId="{35A2AA1D-A94A-404B-B2D9-89C316C21106}">
      <dgm:prSet phldrT="[Text]"/>
      <dgm:spPr/>
      <dgm:t>
        <a:bodyPr/>
        <a:lstStyle/>
        <a:p>
          <a:pPr>
            <a:buNone/>
          </a:pPr>
          <a:r>
            <a:rPr lang="en-US"/>
            <a:t>Transition CSS MST personnel under Koniag operating structure without mission disruption.</a:t>
          </a:r>
          <a:endParaRPr lang="en-US" b="1"/>
        </a:p>
      </dgm:t>
    </dgm:pt>
    <dgm:pt modelId="{A2AACF1D-CE2B-4590-89B3-4E285B28B690}" type="parTrans" cxnId="{B03DBE5B-14F1-474A-A3CC-F0BB00DB8561}">
      <dgm:prSet/>
      <dgm:spPr/>
      <dgm:t>
        <a:bodyPr/>
        <a:lstStyle/>
        <a:p>
          <a:endParaRPr lang="en-US"/>
        </a:p>
      </dgm:t>
    </dgm:pt>
    <dgm:pt modelId="{D7E5965E-1B09-419D-877D-1C5315E6B74A}" type="sibTrans" cxnId="{B03DBE5B-14F1-474A-A3CC-F0BB00DB8561}">
      <dgm:prSet/>
      <dgm:spPr/>
      <dgm:t>
        <a:bodyPr/>
        <a:lstStyle/>
        <a:p>
          <a:endParaRPr lang="en-US"/>
        </a:p>
      </dgm:t>
    </dgm:pt>
    <dgm:pt modelId="{0A02F489-F9C5-4508-BD9A-9345F2AFB73F}">
      <dgm:prSet phldrT="[Text]"/>
      <dgm:spPr/>
      <dgm:t>
        <a:bodyPr/>
        <a:lstStyle/>
        <a:p>
          <a:pPr>
            <a:buNone/>
          </a:pPr>
          <a:r>
            <a:rPr lang="en-US"/>
            <a:t>Complete off-ramps for IMSS and CYSS into follow-on postures upon option expiration.</a:t>
          </a:r>
          <a:endParaRPr lang="en-US" b="1"/>
        </a:p>
      </dgm:t>
    </dgm:pt>
    <dgm:pt modelId="{BB23684E-5F62-4279-8EEB-9F9D57EFFC9E}" type="parTrans" cxnId="{38794560-4177-472D-820F-DB4483058958}">
      <dgm:prSet/>
      <dgm:spPr/>
      <dgm:t>
        <a:bodyPr/>
        <a:lstStyle/>
        <a:p>
          <a:endParaRPr lang="en-US"/>
        </a:p>
      </dgm:t>
    </dgm:pt>
    <dgm:pt modelId="{FB5F6950-D364-434F-B5BC-72406C30AB43}" type="sibTrans" cxnId="{38794560-4177-472D-820F-DB4483058958}">
      <dgm:prSet/>
      <dgm:spPr/>
      <dgm:t>
        <a:bodyPr/>
        <a:lstStyle/>
        <a:p>
          <a:endParaRPr lang="en-US"/>
        </a:p>
      </dgm:t>
    </dgm:pt>
    <dgm:pt modelId="{48AFBECD-2331-4BC1-981F-240B9065FB4F}">
      <dgm:prSet phldrT="[Text]"/>
      <dgm:spPr/>
      <dgm:t>
        <a:bodyPr/>
        <a:lstStyle/>
        <a:p>
          <a:pPr>
            <a:buNone/>
          </a:pPr>
          <a:r>
            <a:rPr lang="en-US"/>
            <a:t>Achieve Full Operating Capability (FOC) under the Unified Sourcing Posture.</a:t>
          </a:r>
          <a:endParaRPr lang="en-US" b="1"/>
        </a:p>
      </dgm:t>
    </dgm:pt>
    <dgm:pt modelId="{F11CE85D-269D-45F7-B28D-693BE7A49F0C}" type="parTrans" cxnId="{F788D170-6B02-43AD-A580-07795B48E2C0}">
      <dgm:prSet/>
      <dgm:spPr/>
      <dgm:t>
        <a:bodyPr/>
        <a:lstStyle/>
        <a:p>
          <a:endParaRPr lang="en-US"/>
        </a:p>
      </dgm:t>
    </dgm:pt>
    <dgm:pt modelId="{180AEDFA-A5BF-47F3-A572-F9E63D162C73}" type="sibTrans" cxnId="{F788D170-6B02-43AD-A580-07795B48E2C0}">
      <dgm:prSet/>
      <dgm:spPr/>
      <dgm:t>
        <a:bodyPr/>
        <a:lstStyle/>
        <a:p>
          <a:endParaRPr lang="en-US"/>
        </a:p>
      </dgm:t>
    </dgm:pt>
    <dgm:pt modelId="{7A9BB0EC-B592-4947-BD25-67A9ED786E38}" type="pres">
      <dgm:prSet presAssocID="{FE567527-FA6F-46FD-8EB9-389BAEF72A14}" presName="vert0" presStyleCnt="0">
        <dgm:presLayoutVars>
          <dgm:dir/>
          <dgm:animOne val="branch"/>
          <dgm:animLvl val="lvl"/>
        </dgm:presLayoutVars>
      </dgm:prSet>
      <dgm:spPr/>
    </dgm:pt>
    <dgm:pt modelId="{56D5DA5D-2C5A-4D19-AD2B-F62E2AE84DA9}" type="pres">
      <dgm:prSet presAssocID="{D0253C3D-A435-4FE8-89C4-21D5C1DE2A73}" presName="thickLine" presStyleLbl="alignNode1" presStyleIdx="0" presStyleCnt="4"/>
      <dgm:spPr/>
    </dgm:pt>
    <dgm:pt modelId="{8B8152C1-6169-44D2-8095-248DFEF7D30B}" type="pres">
      <dgm:prSet presAssocID="{D0253C3D-A435-4FE8-89C4-21D5C1DE2A73}" presName="horz1" presStyleCnt="0"/>
      <dgm:spPr/>
    </dgm:pt>
    <dgm:pt modelId="{0AB97BF0-95DF-420E-A77E-5BC6ADEFA86D}" type="pres">
      <dgm:prSet presAssocID="{D0253C3D-A435-4FE8-89C4-21D5C1DE2A73}" presName="tx1" presStyleLbl="revTx" presStyleIdx="0" presStyleCnt="20"/>
      <dgm:spPr/>
    </dgm:pt>
    <dgm:pt modelId="{4495E6F3-D68C-49A6-BB14-EA5A8E1300FC}" type="pres">
      <dgm:prSet presAssocID="{D0253C3D-A435-4FE8-89C4-21D5C1DE2A73}" presName="vert1" presStyleCnt="0"/>
      <dgm:spPr/>
    </dgm:pt>
    <dgm:pt modelId="{33B56719-D29B-4412-A311-436883AABAD5}" type="pres">
      <dgm:prSet presAssocID="{114FD79D-AFA4-43FB-9F4A-0A2491BDC6AE}" presName="vertSpace2a" presStyleCnt="0"/>
      <dgm:spPr/>
    </dgm:pt>
    <dgm:pt modelId="{4128F8F3-FE2E-4DA8-8E8D-DDE2CE59870B}" type="pres">
      <dgm:prSet presAssocID="{114FD79D-AFA4-43FB-9F4A-0A2491BDC6AE}" presName="horz2" presStyleCnt="0"/>
      <dgm:spPr/>
    </dgm:pt>
    <dgm:pt modelId="{09D6A7D4-4030-49CE-9BBF-A63D1F4C0296}" type="pres">
      <dgm:prSet presAssocID="{114FD79D-AFA4-43FB-9F4A-0A2491BDC6AE}" presName="horzSpace2" presStyleCnt="0"/>
      <dgm:spPr/>
    </dgm:pt>
    <dgm:pt modelId="{566ED1A8-12EB-41CD-8870-E9FA37BCA977}" type="pres">
      <dgm:prSet presAssocID="{114FD79D-AFA4-43FB-9F4A-0A2491BDC6AE}" presName="tx2" presStyleLbl="revTx" presStyleIdx="1" presStyleCnt="20"/>
      <dgm:spPr/>
    </dgm:pt>
    <dgm:pt modelId="{CD6FDBB8-92B9-4084-A122-F0AE64D0BE05}" type="pres">
      <dgm:prSet presAssocID="{114FD79D-AFA4-43FB-9F4A-0A2491BDC6AE}" presName="vert2" presStyleCnt="0"/>
      <dgm:spPr/>
    </dgm:pt>
    <dgm:pt modelId="{BE4E907B-453E-4ACD-97A9-96FE62B51B7F}" type="pres">
      <dgm:prSet presAssocID="{114FD79D-AFA4-43FB-9F4A-0A2491BDC6AE}" presName="thinLine2b" presStyleLbl="callout" presStyleIdx="0" presStyleCnt="16"/>
      <dgm:spPr/>
    </dgm:pt>
    <dgm:pt modelId="{11542DCF-568E-4F4D-A0A7-D221C0F618A0}" type="pres">
      <dgm:prSet presAssocID="{114FD79D-AFA4-43FB-9F4A-0A2491BDC6AE}" presName="vertSpace2b" presStyleCnt="0"/>
      <dgm:spPr/>
    </dgm:pt>
    <dgm:pt modelId="{DF508839-7057-4146-8561-96240B760293}" type="pres">
      <dgm:prSet presAssocID="{C927000C-F49B-4B59-A1AC-64CDAD0F5309}" presName="horz2" presStyleCnt="0"/>
      <dgm:spPr/>
    </dgm:pt>
    <dgm:pt modelId="{1AF915E3-C9C9-4AF9-934A-2F8A2BAC7E2C}" type="pres">
      <dgm:prSet presAssocID="{C927000C-F49B-4B59-A1AC-64CDAD0F5309}" presName="horzSpace2" presStyleCnt="0"/>
      <dgm:spPr/>
    </dgm:pt>
    <dgm:pt modelId="{374F0313-2988-4E6F-A69D-28F166A7E094}" type="pres">
      <dgm:prSet presAssocID="{C927000C-F49B-4B59-A1AC-64CDAD0F5309}" presName="tx2" presStyleLbl="revTx" presStyleIdx="2" presStyleCnt="20"/>
      <dgm:spPr/>
    </dgm:pt>
    <dgm:pt modelId="{156A6620-4F39-44F8-A6C1-A5AE91B22135}" type="pres">
      <dgm:prSet presAssocID="{C927000C-F49B-4B59-A1AC-64CDAD0F5309}" presName="vert2" presStyleCnt="0"/>
      <dgm:spPr/>
    </dgm:pt>
    <dgm:pt modelId="{6C24C1EA-1C1F-4365-995E-0E73DCBF4648}" type="pres">
      <dgm:prSet presAssocID="{C927000C-F49B-4B59-A1AC-64CDAD0F5309}" presName="thinLine2b" presStyleLbl="callout" presStyleIdx="1" presStyleCnt="16"/>
      <dgm:spPr/>
    </dgm:pt>
    <dgm:pt modelId="{EEDCF17D-97B0-4E6C-9A6B-8A2EF80F5CB8}" type="pres">
      <dgm:prSet presAssocID="{C927000C-F49B-4B59-A1AC-64CDAD0F5309}" presName="vertSpace2b" presStyleCnt="0"/>
      <dgm:spPr/>
    </dgm:pt>
    <dgm:pt modelId="{84470E33-DA66-46D7-845E-1B77C3B14A4B}" type="pres">
      <dgm:prSet presAssocID="{9F9F9228-8F3D-40D9-87FE-F7B81E63DBCB}" presName="horz2" presStyleCnt="0"/>
      <dgm:spPr/>
    </dgm:pt>
    <dgm:pt modelId="{6951EF35-58C9-4733-9DB7-A420F4658D9E}" type="pres">
      <dgm:prSet presAssocID="{9F9F9228-8F3D-40D9-87FE-F7B81E63DBCB}" presName="horzSpace2" presStyleCnt="0"/>
      <dgm:spPr/>
    </dgm:pt>
    <dgm:pt modelId="{3DCECB51-94D9-4F7E-B4AD-D97A3D7D1E02}" type="pres">
      <dgm:prSet presAssocID="{9F9F9228-8F3D-40D9-87FE-F7B81E63DBCB}" presName="tx2" presStyleLbl="revTx" presStyleIdx="3" presStyleCnt="20"/>
      <dgm:spPr/>
    </dgm:pt>
    <dgm:pt modelId="{61F1BEE9-A50D-411C-8A67-953DBA5F600B}" type="pres">
      <dgm:prSet presAssocID="{9F9F9228-8F3D-40D9-87FE-F7B81E63DBCB}" presName="vert2" presStyleCnt="0"/>
      <dgm:spPr/>
    </dgm:pt>
    <dgm:pt modelId="{AE946F84-2E44-4847-9DEF-C4BAB169DA5A}" type="pres">
      <dgm:prSet presAssocID="{9F9F9228-8F3D-40D9-87FE-F7B81E63DBCB}" presName="thinLine2b" presStyleLbl="callout" presStyleIdx="2" presStyleCnt="16"/>
      <dgm:spPr/>
    </dgm:pt>
    <dgm:pt modelId="{44AE2D31-266D-4BBD-90B4-71EA4EA7938B}" type="pres">
      <dgm:prSet presAssocID="{9F9F9228-8F3D-40D9-87FE-F7B81E63DBCB}" presName="vertSpace2b" presStyleCnt="0"/>
      <dgm:spPr/>
    </dgm:pt>
    <dgm:pt modelId="{CFA33054-906B-49BC-9729-F4DE0493A114}" type="pres">
      <dgm:prSet presAssocID="{8F345016-5958-48CB-AF43-E28F6DD5929B}" presName="horz2" presStyleCnt="0"/>
      <dgm:spPr/>
    </dgm:pt>
    <dgm:pt modelId="{A45CBB92-2B04-463C-A098-9178C382ACDC}" type="pres">
      <dgm:prSet presAssocID="{8F345016-5958-48CB-AF43-E28F6DD5929B}" presName="horzSpace2" presStyleCnt="0"/>
      <dgm:spPr/>
    </dgm:pt>
    <dgm:pt modelId="{3D9719DC-A71F-484D-8ACB-DD68D2124084}" type="pres">
      <dgm:prSet presAssocID="{8F345016-5958-48CB-AF43-E28F6DD5929B}" presName="tx2" presStyleLbl="revTx" presStyleIdx="4" presStyleCnt="20"/>
      <dgm:spPr/>
    </dgm:pt>
    <dgm:pt modelId="{929EE27E-F4B4-4FAB-A341-2FA7FC76D29B}" type="pres">
      <dgm:prSet presAssocID="{8F345016-5958-48CB-AF43-E28F6DD5929B}" presName="vert2" presStyleCnt="0"/>
      <dgm:spPr/>
    </dgm:pt>
    <dgm:pt modelId="{AE39AF80-5C37-445E-B1FD-99F70A5D8238}" type="pres">
      <dgm:prSet presAssocID="{8F345016-5958-48CB-AF43-E28F6DD5929B}" presName="thinLine2b" presStyleLbl="callout" presStyleIdx="3" presStyleCnt="16"/>
      <dgm:spPr/>
    </dgm:pt>
    <dgm:pt modelId="{180CB26F-6D9C-429F-A853-B5DF381BCBA2}" type="pres">
      <dgm:prSet presAssocID="{8F345016-5958-48CB-AF43-E28F6DD5929B}" presName="vertSpace2b" presStyleCnt="0"/>
      <dgm:spPr/>
    </dgm:pt>
    <dgm:pt modelId="{A001CFBE-8156-4BFF-82E0-063B2CAF4137}" type="pres">
      <dgm:prSet presAssocID="{73E0588F-CC9D-428F-82F7-3141153E4F8B}" presName="horz2" presStyleCnt="0"/>
      <dgm:spPr/>
    </dgm:pt>
    <dgm:pt modelId="{CE9A9BC8-3523-4853-A4B2-04BBCDA8408C}" type="pres">
      <dgm:prSet presAssocID="{73E0588F-CC9D-428F-82F7-3141153E4F8B}" presName="horzSpace2" presStyleCnt="0"/>
      <dgm:spPr/>
    </dgm:pt>
    <dgm:pt modelId="{8D15CDF5-2CC5-4956-9AA7-DF5F38F6FDD6}" type="pres">
      <dgm:prSet presAssocID="{73E0588F-CC9D-428F-82F7-3141153E4F8B}" presName="tx2" presStyleLbl="revTx" presStyleIdx="5" presStyleCnt="20"/>
      <dgm:spPr/>
    </dgm:pt>
    <dgm:pt modelId="{FBED5E48-8A63-4FD6-BCF4-0137D9F60616}" type="pres">
      <dgm:prSet presAssocID="{73E0588F-CC9D-428F-82F7-3141153E4F8B}" presName="vert2" presStyleCnt="0"/>
      <dgm:spPr/>
    </dgm:pt>
    <dgm:pt modelId="{6CEF92E1-DE7D-4753-8227-606CA763B708}" type="pres">
      <dgm:prSet presAssocID="{73E0588F-CC9D-428F-82F7-3141153E4F8B}" presName="thinLine2b" presStyleLbl="callout" presStyleIdx="4" presStyleCnt="16"/>
      <dgm:spPr/>
    </dgm:pt>
    <dgm:pt modelId="{299CEAC6-E11B-4353-A0D4-6352BB3CC06B}" type="pres">
      <dgm:prSet presAssocID="{73E0588F-CC9D-428F-82F7-3141153E4F8B}" presName="vertSpace2b" presStyleCnt="0"/>
      <dgm:spPr/>
    </dgm:pt>
    <dgm:pt modelId="{FDF6BAEA-182F-4DE9-9760-5571C1817583}" type="pres">
      <dgm:prSet presAssocID="{169143C0-7752-4A1A-9B31-C371A4D9C7E4}" presName="thickLine" presStyleLbl="alignNode1" presStyleIdx="1" presStyleCnt="4"/>
      <dgm:spPr/>
    </dgm:pt>
    <dgm:pt modelId="{3504B12C-A5E3-4353-99A9-3B7F88FA1499}" type="pres">
      <dgm:prSet presAssocID="{169143C0-7752-4A1A-9B31-C371A4D9C7E4}" presName="horz1" presStyleCnt="0"/>
      <dgm:spPr/>
    </dgm:pt>
    <dgm:pt modelId="{B412588A-7D63-4173-8CA0-C703BEE1D705}" type="pres">
      <dgm:prSet presAssocID="{169143C0-7752-4A1A-9B31-C371A4D9C7E4}" presName="tx1" presStyleLbl="revTx" presStyleIdx="6" presStyleCnt="20"/>
      <dgm:spPr/>
    </dgm:pt>
    <dgm:pt modelId="{5AB75B57-5222-40A1-826B-04B562A4B9D7}" type="pres">
      <dgm:prSet presAssocID="{169143C0-7752-4A1A-9B31-C371A4D9C7E4}" presName="vert1" presStyleCnt="0"/>
      <dgm:spPr/>
    </dgm:pt>
    <dgm:pt modelId="{1FC632FD-6857-4806-8547-044417F93CEC}" type="pres">
      <dgm:prSet presAssocID="{584F0532-C024-4B7E-9575-3E3A20366CFF}" presName="vertSpace2a" presStyleCnt="0"/>
      <dgm:spPr/>
    </dgm:pt>
    <dgm:pt modelId="{0419795B-DEB3-4F7C-A4A1-A7312E33F8D9}" type="pres">
      <dgm:prSet presAssocID="{584F0532-C024-4B7E-9575-3E3A20366CFF}" presName="horz2" presStyleCnt="0"/>
      <dgm:spPr/>
    </dgm:pt>
    <dgm:pt modelId="{78353390-A8E3-4F6D-AE7F-8C44F0788680}" type="pres">
      <dgm:prSet presAssocID="{584F0532-C024-4B7E-9575-3E3A20366CFF}" presName="horzSpace2" presStyleCnt="0"/>
      <dgm:spPr/>
    </dgm:pt>
    <dgm:pt modelId="{019E0C96-8A2D-4B77-A3B8-E0961C7730E6}" type="pres">
      <dgm:prSet presAssocID="{584F0532-C024-4B7E-9575-3E3A20366CFF}" presName="tx2" presStyleLbl="revTx" presStyleIdx="7" presStyleCnt="20"/>
      <dgm:spPr/>
    </dgm:pt>
    <dgm:pt modelId="{BF4A47D8-EB57-4337-8DFE-4C405CCF06F3}" type="pres">
      <dgm:prSet presAssocID="{584F0532-C024-4B7E-9575-3E3A20366CFF}" presName="vert2" presStyleCnt="0"/>
      <dgm:spPr/>
    </dgm:pt>
    <dgm:pt modelId="{61F7D1E3-01B1-4A9F-8560-6B8D84C63478}" type="pres">
      <dgm:prSet presAssocID="{584F0532-C024-4B7E-9575-3E3A20366CFF}" presName="thinLine2b" presStyleLbl="callout" presStyleIdx="5" presStyleCnt="16"/>
      <dgm:spPr/>
    </dgm:pt>
    <dgm:pt modelId="{9E8C1F58-F6C9-4EE9-8414-A0901BBE3AC8}" type="pres">
      <dgm:prSet presAssocID="{584F0532-C024-4B7E-9575-3E3A20366CFF}" presName="vertSpace2b" presStyleCnt="0"/>
      <dgm:spPr/>
    </dgm:pt>
    <dgm:pt modelId="{2D48B1AF-3097-4ADD-B22A-5B797AC053F0}" type="pres">
      <dgm:prSet presAssocID="{352234A9-11B7-4CFF-AF2A-C45F182D886B}" presName="horz2" presStyleCnt="0"/>
      <dgm:spPr/>
    </dgm:pt>
    <dgm:pt modelId="{307921C3-21AC-4202-A90C-C33A6B1E777A}" type="pres">
      <dgm:prSet presAssocID="{352234A9-11B7-4CFF-AF2A-C45F182D886B}" presName="horzSpace2" presStyleCnt="0"/>
      <dgm:spPr/>
    </dgm:pt>
    <dgm:pt modelId="{187E114F-5B64-45EF-B485-FFFF1AB6487C}" type="pres">
      <dgm:prSet presAssocID="{352234A9-11B7-4CFF-AF2A-C45F182D886B}" presName="tx2" presStyleLbl="revTx" presStyleIdx="8" presStyleCnt="20"/>
      <dgm:spPr/>
    </dgm:pt>
    <dgm:pt modelId="{0EF4585D-6931-44ED-8E8E-39CEA4322EAE}" type="pres">
      <dgm:prSet presAssocID="{352234A9-11B7-4CFF-AF2A-C45F182D886B}" presName="vert2" presStyleCnt="0"/>
      <dgm:spPr/>
    </dgm:pt>
    <dgm:pt modelId="{500E4310-DA18-4F80-AF19-76CA39611334}" type="pres">
      <dgm:prSet presAssocID="{352234A9-11B7-4CFF-AF2A-C45F182D886B}" presName="thinLine2b" presStyleLbl="callout" presStyleIdx="6" presStyleCnt="16"/>
      <dgm:spPr/>
    </dgm:pt>
    <dgm:pt modelId="{3BE090B6-E4A7-47C1-B107-BD40FF70C562}" type="pres">
      <dgm:prSet presAssocID="{352234A9-11B7-4CFF-AF2A-C45F182D886B}" presName="vertSpace2b" presStyleCnt="0"/>
      <dgm:spPr/>
    </dgm:pt>
    <dgm:pt modelId="{95983602-09D8-4EFB-9EE1-B72A641A441D}" type="pres">
      <dgm:prSet presAssocID="{0C8D2457-1582-49F0-AAA0-AC07C614D42F}" presName="horz2" presStyleCnt="0"/>
      <dgm:spPr/>
    </dgm:pt>
    <dgm:pt modelId="{942A8AB0-7A00-4D78-B0AD-C15A03D42661}" type="pres">
      <dgm:prSet presAssocID="{0C8D2457-1582-49F0-AAA0-AC07C614D42F}" presName="horzSpace2" presStyleCnt="0"/>
      <dgm:spPr/>
    </dgm:pt>
    <dgm:pt modelId="{F053701F-1E7C-4235-BD71-92E00A3DC239}" type="pres">
      <dgm:prSet presAssocID="{0C8D2457-1582-49F0-AAA0-AC07C614D42F}" presName="tx2" presStyleLbl="revTx" presStyleIdx="9" presStyleCnt="20"/>
      <dgm:spPr/>
    </dgm:pt>
    <dgm:pt modelId="{51CA47F4-A1CE-4EA5-BE30-FF767B06403E}" type="pres">
      <dgm:prSet presAssocID="{0C8D2457-1582-49F0-AAA0-AC07C614D42F}" presName="vert2" presStyleCnt="0"/>
      <dgm:spPr/>
    </dgm:pt>
    <dgm:pt modelId="{EB81B2B4-1D6B-4C3D-B93C-272FBB1E2252}" type="pres">
      <dgm:prSet presAssocID="{0C8D2457-1582-49F0-AAA0-AC07C614D42F}" presName="thinLine2b" presStyleLbl="callout" presStyleIdx="7" presStyleCnt="16"/>
      <dgm:spPr/>
    </dgm:pt>
    <dgm:pt modelId="{93580B9F-119A-4BD0-992B-2C5B26FCAFAF}" type="pres">
      <dgm:prSet presAssocID="{0C8D2457-1582-49F0-AAA0-AC07C614D42F}" presName="vertSpace2b" presStyleCnt="0"/>
      <dgm:spPr/>
    </dgm:pt>
    <dgm:pt modelId="{1C04D001-2136-47EC-A09B-779A844C0B60}" type="pres">
      <dgm:prSet presAssocID="{F0DA1B70-4FDB-4599-BF66-E69D875F2A6E}" presName="horz2" presStyleCnt="0"/>
      <dgm:spPr/>
    </dgm:pt>
    <dgm:pt modelId="{EA0F1070-FFF4-4247-B78D-F019BA0A9520}" type="pres">
      <dgm:prSet presAssocID="{F0DA1B70-4FDB-4599-BF66-E69D875F2A6E}" presName="horzSpace2" presStyleCnt="0"/>
      <dgm:spPr/>
    </dgm:pt>
    <dgm:pt modelId="{28DB5461-6E1D-4578-B07E-4F49C9A1A4C9}" type="pres">
      <dgm:prSet presAssocID="{F0DA1B70-4FDB-4599-BF66-E69D875F2A6E}" presName="tx2" presStyleLbl="revTx" presStyleIdx="10" presStyleCnt="20"/>
      <dgm:spPr/>
    </dgm:pt>
    <dgm:pt modelId="{D6BBDD07-45D4-4D6D-A823-AAC11A268F6E}" type="pres">
      <dgm:prSet presAssocID="{F0DA1B70-4FDB-4599-BF66-E69D875F2A6E}" presName="vert2" presStyleCnt="0"/>
      <dgm:spPr/>
    </dgm:pt>
    <dgm:pt modelId="{82646094-3D64-41A5-9405-07F648F5752A}" type="pres">
      <dgm:prSet presAssocID="{F0DA1B70-4FDB-4599-BF66-E69D875F2A6E}" presName="thinLine2b" presStyleLbl="callout" presStyleIdx="8" presStyleCnt="16"/>
      <dgm:spPr/>
    </dgm:pt>
    <dgm:pt modelId="{65381C63-F0B1-4518-A55D-83DB8CE7A01A}" type="pres">
      <dgm:prSet presAssocID="{F0DA1B70-4FDB-4599-BF66-E69D875F2A6E}" presName="vertSpace2b" presStyleCnt="0"/>
      <dgm:spPr/>
    </dgm:pt>
    <dgm:pt modelId="{00D34528-0BDA-436F-A8A2-F9B7B2DA8323}" type="pres">
      <dgm:prSet presAssocID="{F82F686A-5C68-4567-AC1E-FE2120255463}" presName="thickLine" presStyleLbl="alignNode1" presStyleIdx="2" presStyleCnt="4"/>
      <dgm:spPr/>
    </dgm:pt>
    <dgm:pt modelId="{8E818872-1E45-4FEA-A73D-287949C20C28}" type="pres">
      <dgm:prSet presAssocID="{F82F686A-5C68-4567-AC1E-FE2120255463}" presName="horz1" presStyleCnt="0"/>
      <dgm:spPr/>
    </dgm:pt>
    <dgm:pt modelId="{40837D45-04BE-4B46-B5A3-B7CAF3D3D9FC}" type="pres">
      <dgm:prSet presAssocID="{F82F686A-5C68-4567-AC1E-FE2120255463}" presName="tx1" presStyleLbl="revTx" presStyleIdx="11" presStyleCnt="20"/>
      <dgm:spPr/>
    </dgm:pt>
    <dgm:pt modelId="{B7B1B391-E1DC-4AD4-9355-7176BB30E0BF}" type="pres">
      <dgm:prSet presAssocID="{F82F686A-5C68-4567-AC1E-FE2120255463}" presName="vert1" presStyleCnt="0"/>
      <dgm:spPr/>
    </dgm:pt>
    <dgm:pt modelId="{2E5B3F1C-899F-403D-BE63-CB2494860AB5}" type="pres">
      <dgm:prSet presAssocID="{9EA72621-915B-4526-A1FA-2408C5CCCB04}" presName="vertSpace2a" presStyleCnt="0"/>
      <dgm:spPr/>
    </dgm:pt>
    <dgm:pt modelId="{21D33A1F-D02C-4810-81BA-EBD75C486FB3}" type="pres">
      <dgm:prSet presAssocID="{9EA72621-915B-4526-A1FA-2408C5CCCB04}" presName="horz2" presStyleCnt="0"/>
      <dgm:spPr/>
    </dgm:pt>
    <dgm:pt modelId="{C7C11088-7AB5-4DD5-B1E9-CBD91AF478B8}" type="pres">
      <dgm:prSet presAssocID="{9EA72621-915B-4526-A1FA-2408C5CCCB04}" presName="horzSpace2" presStyleCnt="0"/>
      <dgm:spPr/>
    </dgm:pt>
    <dgm:pt modelId="{C4EFD664-A823-4177-B5DB-0A82BA8D7AFB}" type="pres">
      <dgm:prSet presAssocID="{9EA72621-915B-4526-A1FA-2408C5CCCB04}" presName="tx2" presStyleLbl="revTx" presStyleIdx="12" presStyleCnt="20"/>
      <dgm:spPr/>
    </dgm:pt>
    <dgm:pt modelId="{7AAFF562-2B2F-418D-94AF-FE6858FDBE0C}" type="pres">
      <dgm:prSet presAssocID="{9EA72621-915B-4526-A1FA-2408C5CCCB04}" presName="vert2" presStyleCnt="0"/>
      <dgm:spPr/>
    </dgm:pt>
    <dgm:pt modelId="{6C5B2408-8133-4F8D-9E10-643EBD57E394}" type="pres">
      <dgm:prSet presAssocID="{9EA72621-915B-4526-A1FA-2408C5CCCB04}" presName="thinLine2b" presStyleLbl="callout" presStyleIdx="9" presStyleCnt="16"/>
      <dgm:spPr/>
    </dgm:pt>
    <dgm:pt modelId="{F37AF488-CCC0-459B-B23D-D2D6A2061528}" type="pres">
      <dgm:prSet presAssocID="{9EA72621-915B-4526-A1FA-2408C5CCCB04}" presName="vertSpace2b" presStyleCnt="0"/>
      <dgm:spPr/>
    </dgm:pt>
    <dgm:pt modelId="{02EC28E4-EB81-4B76-A25E-91E81592C3BD}" type="pres">
      <dgm:prSet presAssocID="{4B63FEAF-70B8-4165-AE5A-F0644D95A57C}" presName="horz2" presStyleCnt="0"/>
      <dgm:spPr/>
    </dgm:pt>
    <dgm:pt modelId="{4C11AEAB-2B37-453B-BB57-5A25881FB12C}" type="pres">
      <dgm:prSet presAssocID="{4B63FEAF-70B8-4165-AE5A-F0644D95A57C}" presName="horzSpace2" presStyleCnt="0"/>
      <dgm:spPr/>
    </dgm:pt>
    <dgm:pt modelId="{00789683-C6DA-4DB5-B44C-C5715B4E0E40}" type="pres">
      <dgm:prSet presAssocID="{4B63FEAF-70B8-4165-AE5A-F0644D95A57C}" presName="tx2" presStyleLbl="revTx" presStyleIdx="13" presStyleCnt="20"/>
      <dgm:spPr/>
    </dgm:pt>
    <dgm:pt modelId="{4611CC43-DDC6-4BDC-8D0B-302756A4A85E}" type="pres">
      <dgm:prSet presAssocID="{4B63FEAF-70B8-4165-AE5A-F0644D95A57C}" presName="vert2" presStyleCnt="0"/>
      <dgm:spPr/>
    </dgm:pt>
    <dgm:pt modelId="{74FE189B-CF6E-45E6-B5F3-CF3B0EF5FB51}" type="pres">
      <dgm:prSet presAssocID="{4B63FEAF-70B8-4165-AE5A-F0644D95A57C}" presName="thinLine2b" presStyleLbl="callout" presStyleIdx="10" presStyleCnt="16"/>
      <dgm:spPr/>
    </dgm:pt>
    <dgm:pt modelId="{0B0AC933-D743-4EE3-98F2-5992647CC81B}" type="pres">
      <dgm:prSet presAssocID="{4B63FEAF-70B8-4165-AE5A-F0644D95A57C}" presName="vertSpace2b" presStyleCnt="0"/>
      <dgm:spPr/>
    </dgm:pt>
    <dgm:pt modelId="{69ADDDAB-8531-4697-8F82-F9DD5B464A71}" type="pres">
      <dgm:prSet presAssocID="{FFD6651A-7808-4CB6-99F8-C84C6F5B0A84}" presName="horz2" presStyleCnt="0"/>
      <dgm:spPr/>
    </dgm:pt>
    <dgm:pt modelId="{C79A458E-22BB-4680-B416-5AEBB86886B8}" type="pres">
      <dgm:prSet presAssocID="{FFD6651A-7808-4CB6-99F8-C84C6F5B0A84}" presName="horzSpace2" presStyleCnt="0"/>
      <dgm:spPr/>
    </dgm:pt>
    <dgm:pt modelId="{00797C9D-F022-4995-81AD-F832DE37B7B0}" type="pres">
      <dgm:prSet presAssocID="{FFD6651A-7808-4CB6-99F8-C84C6F5B0A84}" presName="tx2" presStyleLbl="revTx" presStyleIdx="14" presStyleCnt="20"/>
      <dgm:spPr/>
    </dgm:pt>
    <dgm:pt modelId="{F919228C-14B5-4C80-8B82-197F79193A0D}" type="pres">
      <dgm:prSet presAssocID="{FFD6651A-7808-4CB6-99F8-C84C6F5B0A84}" presName="vert2" presStyleCnt="0"/>
      <dgm:spPr/>
    </dgm:pt>
    <dgm:pt modelId="{143CA358-7E73-4C1B-8C26-B396DC82FFE4}" type="pres">
      <dgm:prSet presAssocID="{FFD6651A-7808-4CB6-99F8-C84C6F5B0A84}" presName="thinLine2b" presStyleLbl="callout" presStyleIdx="11" presStyleCnt="16"/>
      <dgm:spPr/>
    </dgm:pt>
    <dgm:pt modelId="{75D167B0-084F-4C87-ABE5-75E079017EA0}" type="pres">
      <dgm:prSet presAssocID="{FFD6651A-7808-4CB6-99F8-C84C6F5B0A84}" presName="vertSpace2b" presStyleCnt="0"/>
      <dgm:spPr/>
    </dgm:pt>
    <dgm:pt modelId="{AB232813-D218-420E-B5C0-9DA638E6A0CC}" type="pres">
      <dgm:prSet presAssocID="{B95EB7B8-03CB-490D-A144-C207EAB27271}" presName="thickLine" presStyleLbl="alignNode1" presStyleIdx="3" presStyleCnt="4"/>
      <dgm:spPr/>
    </dgm:pt>
    <dgm:pt modelId="{AF885AF7-334E-4AB7-A3ED-D0CA8AE0CE56}" type="pres">
      <dgm:prSet presAssocID="{B95EB7B8-03CB-490D-A144-C207EAB27271}" presName="horz1" presStyleCnt="0"/>
      <dgm:spPr/>
    </dgm:pt>
    <dgm:pt modelId="{24810CCA-B581-4E25-B697-7D4716F5209B}" type="pres">
      <dgm:prSet presAssocID="{B95EB7B8-03CB-490D-A144-C207EAB27271}" presName="tx1" presStyleLbl="revTx" presStyleIdx="15" presStyleCnt="20"/>
      <dgm:spPr/>
    </dgm:pt>
    <dgm:pt modelId="{D5DD4546-5E3C-418A-BBC3-F8FCD3C52DCD}" type="pres">
      <dgm:prSet presAssocID="{B95EB7B8-03CB-490D-A144-C207EAB27271}" presName="vert1" presStyleCnt="0"/>
      <dgm:spPr/>
    </dgm:pt>
    <dgm:pt modelId="{623FAAC9-BBE8-4215-ADB8-DC8A794BAE8E}" type="pres">
      <dgm:prSet presAssocID="{A8AC1C34-8E2C-4225-90E5-A647426AF954}" presName="vertSpace2a" presStyleCnt="0"/>
      <dgm:spPr/>
    </dgm:pt>
    <dgm:pt modelId="{A80A9DAE-9AF0-4684-8A32-3BAC651C2E18}" type="pres">
      <dgm:prSet presAssocID="{A8AC1C34-8E2C-4225-90E5-A647426AF954}" presName="horz2" presStyleCnt="0"/>
      <dgm:spPr/>
    </dgm:pt>
    <dgm:pt modelId="{7CC68AA6-DADB-4EEC-AD2E-F3F1A25BE315}" type="pres">
      <dgm:prSet presAssocID="{A8AC1C34-8E2C-4225-90E5-A647426AF954}" presName="horzSpace2" presStyleCnt="0"/>
      <dgm:spPr/>
    </dgm:pt>
    <dgm:pt modelId="{A5457E6B-93E9-45E9-8C0F-04A5F7341278}" type="pres">
      <dgm:prSet presAssocID="{A8AC1C34-8E2C-4225-90E5-A647426AF954}" presName="tx2" presStyleLbl="revTx" presStyleIdx="16" presStyleCnt="20"/>
      <dgm:spPr/>
    </dgm:pt>
    <dgm:pt modelId="{862E8022-810C-4B1D-84DF-3539EE650721}" type="pres">
      <dgm:prSet presAssocID="{A8AC1C34-8E2C-4225-90E5-A647426AF954}" presName="vert2" presStyleCnt="0"/>
      <dgm:spPr/>
    </dgm:pt>
    <dgm:pt modelId="{92DB719C-BFC8-4AB8-B4E2-CB1F87D410A0}" type="pres">
      <dgm:prSet presAssocID="{A8AC1C34-8E2C-4225-90E5-A647426AF954}" presName="thinLine2b" presStyleLbl="callout" presStyleIdx="12" presStyleCnt="16"/>
      <dgm:spPr/>
    </dgm:pt>
    <dgm:pt modelId="{E82F2AAB-5514-46B4-8533-70331A23101F}" type="pres">
      <dgm:prSet presAssocID="{A8AC1C34-8E2C-4225-90E5-A647426AF954}" presName="vertSpace2b" presStyleCnt="0"/>
      <dgm:spPr/>
    </dgm:pt>
    <dgm:pt modelId="{B745A22F-8929-4243-BFE7-B7CB21BB0157}" type="pres">
      <dgm:prSet presAssocID="{35A2AA1D-A94A-404B-B2D9-89C316C21106}" presName="horz2" presStyleCnt="0"/>
      <dgm:spPr/>
    </dgm:pt>
    <dgm:pt modelId="{C5E6B90C-7756-47D7-91F1-0F5CAC6FCD10}" type="pres">
      <dgm:prSet presAssocID="{35A2AA1D-A94A-404B-B2D9-89C316C21106}" presName="horzSpace2" presStyleCnt="0"/>
      <dgm:spPr/>
    </dgm:pt>
    <dgm:pt modelId="{99D8D810-BF03-4312-9FD2-0B1A79111715}" type="pres">
      <dgm:prSet presAssocID="{35A2AA1D-A94A-404B-B2D9-89C316C21106}" presName="tx2" presStyleLbl="revTx" presStyleIdx="17" presStyleCnt="20"/>
      <dgm:spPr/>
    </dgm:pt>
    <dgm:pt modelId="{86FDC80A-606A-4C77-BEEA-95E583537A70}" type="pres">
      <dgm:prSet presAssocID="{35A2AA1D-A94A-404B-B2D9-89C316C21106}" presName="vert2" presStyleCnt="0"/>
      <dgm:spPr/>
    </dgm:pt>
    <dgm:pt modelId="{B279EE70-07DD-40EE-B856-7031F130ED57}" type="pres">
      <dgm:prSet presAssocID="{35A2AA1D-A94A-404B-B2D9-89C316C21106}" presName="thinLine2b" presStyleLbl="callout" presStyleIdx="13" presStyleCnt="16"/>
      <dgm:spPr/>
    </dgm:pt>
    <dgm:pt modelId="{C80B43EF-5692-4E24-9C7E-CC0BFDC1B7FF}" type="pres">
      <dgm:prSet presAssocID="{35A2AA1D-A94A-404B-B2D9-89C316C21106}" presName="vertSpace2b" presStyleCnt="0"/>
      <dgm:spPr/>
    </dgm:pt>
    <dgm:pt modelId="{5386A455-7FFD-4F69-A7C6-A45A259A8A05}" type="pres">
      <dgm:prSet presAssocID="{0A02F489-F9C5-4508-BD9A-9345F2AFB73F}" presName="horz2" presStyleCnt="0"/>
      <dgm:spPr/>
    </dgm:pt>
    <dgm:pt modelId="{99547922-F075-48D7-B53C-C924A08B43FE}" type="pres">
      <dgm:prSet presAssocID="{0A02F489-F9C5-4508-BD9A-9345F2AFB73F}" presName="horzSpace2" presStyleCnt="0"/>
      <dgm:spPr/>
    </dgm:pt>
    <dgm:pt modelId="{D088F846-8E07-441F-967E-E0DA3A6E0163}" type="pres">
      <dgm:prSet presAssocID="{0A02F489-F9C5-4508-BD9A-9345F2AFB73F}" presName="tx2" presStyleLbl="revTx" presStyleIdx="18" presStyleCnt="20"/>
      <dgm:spPr/>
    </dgm:pt>
    <dgm:pt modelId="{92293CF7-1528-488A-894B-D5EC6D6767FB}" type="pres">
      <dgm:prSet presAssocID="{0A02F489-F9C5-4508-BD9A-9345F2AFB73F}" presName="vert2" presStyleCnt="0"/>
      <dgm:spPr/>
    </dgm:pt>
    <dgm:pt modelId="{34D9B235-70AF-489C-B595-1891D3E758DE}" type="pres">
      <dgm:prSet presAssocID="{0A02F489-F9C5-4508-BD9A-9345F2AFB73F}" presName="thinLine2b" presStyleLbl="callout" presStyleIdx="14" presStyleCnt="16"/>
      <dgm:spPr/>
    </dgm:pt>
    <dgm:pt modelId="{43DD18E7-DBA6-4DF2-865B-2AEC852A5A58}" type="pres">
      <dgm:prSet presAssocID="{0A02F489-F9C5-4508-BD9A-9345F2AFB73F}" presName="vertSpace2b" presStyleCnt="0"/>
      <dgm:spPr/>
    </dgm:pt>
    <dgm:pt modelId="{72684EFD-564E-4544-BF56-537AD91AFD0B}" type="pres">
      <dgm:prSet presAssocID="{48AFBECD-2331-4BC1-981F-240B9065FB4F}" presName="horz2" presStyleCnt="0"/>
      <dgm:spPr/>
    </dgm:pt>
    <dgm:pt modelId="{9FE93DE9-0B0D-4651-BFA4-1437433365B7}" type="pres">
      <dgm:prSet presAssocID="{48AFBECD-2331-4BC1-981F-240B9065FB4F}" presName="horzSpace2" presStyleCnt="0"/>
      <dgm:spPr/>
    </dgm:pt>
    <dgm:pt modelId="{4CD3D4C9-6A25-4791-B172-12483B108D03}" type="pres">
      <dgm:prSet presAssocID="{48AFBECD-2331-4BC1-981F-240B9065FB4F}" presName="tx2" presStyleLbl="revTx" presStyleIdx="19" presStyleCnt="20"/>
      <dgm:spPr/>
    </dgm:pt>
    <dgm:pt modelId="{70820327-BDF4-42B0-B434-E8C509B61277}" type="pres">
      <dgm:prSet presAssocID="{48AFBECD-2331-4BC1-981F-240B9065FB4F}" presName="vert2" presStyleCnt="0"/>
      <dgm:spPr/>
    </dgm:pt>
    <dgm:pt modelId="{D75DE8FE-FE3A-4BB9-831E-D02E8A82BD43}" type="pres">
      <dgm:prSet presAssocID="{48AFBECD-2331-4BC1-981F-240B9065FB4F}" presName="thinLine2b" presStyleLbl="callout" presStyleIdx="15" presStyleCnt="16"/>
      <dgm:spPr/>
    </dgm:pt>
    <dgm:pt modelId="{ED96D468-58B8-4E62-8233-4C0264489E47}" type="pres">
      <dgm:prSet presAssocID="{48AFBECD-2331-4BC1-981F-240B9065FB4F}" presName="vertSpace2b" presStyleCnt="0"/>
      <dgm:spPr/>
    </dgm:pt>
  </dgm:ptLst>
  <dgm:cxnLst>
    <dgm:cxn modelId="{B7891120-A848-41DD-A6D2-83FF3847CC9A}" srcId="{169143C0-7752-4A1A-9B31-C371A4D9C7E4}" destId="{352234A9-11B7-4CFF-AF2A-C45F182D886B}" srcOrd="1" destOrd="0" parTransId="{0DA81507-5AA3-4746-AE6C-8CBDBB77A76B}" sibTransId="{CC28E922-F51F-4961-945C-F98D945E220A}"/>
    <dgm:cxn modelId="{01F0842C-53BB-4C08-BC0E-E91CD2B04EC4}" srcId="{D0253C3D-A435-4FE8-89C4-21D5C1DE2A73}" destId="{73E0588F-CC9D-428F-82F7-3141153E4F8B}" srcOrd="4" destOrd="0" parTransId="{04AD5A6B-7CBA-47FE-89C6-23C2173ABCC6}" sibTransId="{00E57904-1200-42AB-A793-7BCBA58E1DA4}"/>
    <dgm:cxn modelId="{1450EA34-ED8A-4720-89E2-A8339C1C9975}" type="presOf" srcId="{9EA72621-915B-4526-A1FA-2408C5CCCB04}" destId="{C4EFD664-A823-4177-B5DB-0A82BA8D7AFB}" srcOrd="0" destOrd="0" presId="urn:microsoft.com/office/officeart/2008/layout/LinedList"/>
    <dgm:cxn modelId="{92084938-E3F5-41E9-A5A1-0A142F97F273}" type="presOf" srcId="{C927000C-F49B-4B59-A1AC-64CDAD0F5309}" destId="{374F0313-2988-4E6F-A69D-28F166A7E094}" srcOrd="0" destOrd="0" presId="urn:microsoft.com/office/officeart/2008/layout/LinedList"/>
    <dgm:cxn modelId="{B03DBE5B-14F1-474A-A3CC-F0BB00DB8561}" srcId="{B95EB7B8-03CB-490D-A144-C207EAB27271}" destId="{35A2AA1D-A94A-404B-B2D9-89C316C21106}" srcOrd="1" destOrd="0" parTransId="{A2AACF1D-CE2B-4590-89B3-4E285B28B690}" sibTransId="{D7E5965E-1B09-419D-877D-1C5315E6B74A}"/>
    <dgm:cxn modelId="{B3F9365C-655E-45CA-AFA0-CEA2557FD795}" srcId="{169143C0-7752-4A1A-9B31-C371A4D9C7E4}" destId="{0C8D2457-1582-49F0-AAA0-AC07C614D42F}" srcOrd="2" destOrd="0" parTransId="{D0799664-CEB8-4FED-887D-FF6FE120AB28}" sibTransId="{56738595-418F-45C7-889C-87C21C50A996}"/>
    <dgm:cxn modelId="{38794560-4177-472D-820F-DB4483058958}" srcId="{B95EB7B8-03CB-490D-A144-C207EAB27271}" destId="{0A02F489-F9C5-4508-BD9A-9345F2AFB73F}" srcOrd="2" destOrd="0" parTransId="{BB23684E-5F62-4279-8EEB-9F9D57EFFC9E}" sibTransId="{FB5F6950-D364-434F-B5BC-72406C30AB43}"/>
    <dgm:cxn modelId="{ADB2F060-03B6-4435-8863-5EB1FAF8A8E5}" srcId="{F82F686A-5C68-4567-AC1E-FE2120255463}" destId="{9EA72621-915B-4526-A1FA-2408C5CCCB04}" srcOrd="0" destOrd="0" parTransId="{D4F5D01D-3537-4802-B194-6CDD1D0743A3}" sibTransId="{7C9CC519-DD64-492A-90DD-D81AF5F882C2}"/>
    <dgm:cxn modelId="{C4C18944-5CF4-4F0A-9228-F162B1221430}" type="presOf" srcId="{4B63FEAF-70B8-4165-AE5A-F0644D95A57C}" destId="{00789683-C6DA-4DB5-B44C-C5715B4E0E40}" srcOrd="0" destOrd="0" presId="urn:microsoft.com/office/officeart/2008/layout/LinedList"/>
    <dgm:cxn modelId="{DDED4547-331E-4361-89B0-62E0E7A17DD3}" srcId="{FE567527-FA6F-46FD-8EB9-389BAEF72A14}" destId="{B95EB7B8-03CB-490D-A144-C207EAB27271}" srcOrd="3" destOrd="0" parTransId="{4E6C0665-7D52-4574-B115-C3A124AB67CC}" sibTransId="{1A44B278-DD7A-4063-ABEA-CEF66B4A079F}"/>
    <dgm:cxn modelId="{078A7647-5BED-4951-8253-C86E89F13F4F}" type="presOf" srcId="{0C8D2457-1582-49F0-AAA0-AC07C614D42F}" destId="{F053701F-1E7C-4235-BD71-92E00A3DC239}" srcOrd="0" destOrd="0" presId="urn:microsoft.com/office/officeart/2008/layout/LinedList"/>
    <dgm:cxn modelId="{FDECFD67-6845-4161-BE20-FAB7EF0D5758}" type="presOf" srcId="{73E0588F-CC9D-428F-82F7-3141153E4F8B}" destId="{8D15CDF5-2CC5-4956-9AA7-DF5F38F6FDD6}" srcOrd="0" destOrd="0" presId="urn:microsoft.com/office/officeart/2008/layout/LinedList"/>
    <dgm:cxn modelId="{C475614C-1700-4938-9CA8-B0B378506758}" srcId="{169143C0-7752-4A1A-9B31-C371A4D9C7E4}" destId="{584F0532-C024-4B7E-9575-3E3A20366CFF}" srcOrd="0" destOrd="0" parTransId="{FA049A7F-DC7A-4DA6-9583-4C20D828B7F0}" sibTransId="{A1F46409-5109-43D5-B76D-9EA4FA28343A}"/>
    <dgm:cxn modelId="{F788D170-6B02-43AD-A580-07795B48E2C0}" srcId="{B95EB7B8-03CB-490D-A144-C207EAB27271}" destId="{48AFBECD-2331-4BC1-981F-240B9065FB4F}" srcOrd="3" destOrd="0" parTransId="{F11CE85D-269D-45F7-B28D-693BE7A49F0C}" sibTransId="{180AEDFA-A5BF-47F3-A572-F9E63D162C73}"/>
    <dgm:cxn modelId="{10B88C52-A8CE-423D-952B-23D158D0439F}" srcId="{F82F686A-5C68-4567-AC1E-FE2120255463}" destId="{4B63FEAF-70B8-4165-AE5A-F0644D95A57C}" srcOrd="1" destOrd="0" parTransId="{0D4F1B23-ABBB-4993-A127-CA56AC2CF3E9}" sibTransId="{87FA2820-D7E1-43A7-862C-749D535B445C}"/>
    <dgm:cxn modelId="{0C575355-7086-4258-A432-F7F53CCDC19B}" type="presOf" srcId="{48AFBECD-2331-4BC1-981F-240B9065FB4F}" destId="{4CD3D4C9-6A25-4791-B172-12483B108D03}" srcOrd="0" destOrd="0" presId="urn:microsoft.com/office/officeart/2008/layout/LinedList"/>
    <dgm:cxn modelId="{B28E9475-1FD8-4FA0-96A5-A4A8C1D68274}" type="presOf" srcId="{0A02F489-F9C5-4508-BD9A-9345F2AFB73F}" destId="{D088F846-8E07-441F-967E-E0DA3A6E0163}" srcOrd="0" destOrd="0" presId="urn:microsoft.com/office/officeart/2008/layout/LinedList"/>
    <dgm:cxn modelId="{3C69DF59-04F9-4128-8886-F6540318A247}" srcId="{D0253C3D-A435-4FE8-89C4-21D5C1DE2A73}" destId="{C927000C-F49B-4B59-A1AC-64CDAD0F5309}" srcOrd="1" destOrd="0" parTransId="{22416016-EE19-4768-B0EE-DA10C98FE903}" sibTransId="{CD861EEF-3E48-4AD0-8C25-6252D803211A}"/>
    <dgm:cxn modelId="{852B5981-5C78-4BAC-9617-EC064C47EEE9}" type="presOf" srcId="{D0253C3D-A435-4FE8-89C4-21D5C1DE2A73}" destId="{0AB97BF0-95DF-420E-A77E-5BC6ADEFA86D}" srcOrd="0" destOrd="0" presId="urn:microsoft.com/office/officeart/2008/layout/LinedList"/>
    <dgm:cxn modelId="{A3AC5A81-9614-442A-BE08-290D2A1116E8}" type="presOf" srcId="{114FD79D-AFA4-43FB-9F4A-0A2491BDC6AE}" destId="{566ED1A8-12EB-41CD-8870-E9FA37BCA977}" srcOrd="0" destOrd="0" presId="urn:microsoft.com/office/officeart/2008/layout/LinedList"/>
    <dgm:cxn modelId="{ADEC258D-56C5-4BC8-B95E-F6CA52FE135B}" srcId="{169143C0-7752-4A1A-9B31-C371A4D9C7E4}" destId="{F0DA1B70-4FDB-4599-BF66-E69D875F2A6E}" srcOrd="3" destOrd="0" parTransId="{65CFB2EF-7264-4C9D-BFBB-8CD377CAF63D}" sibTransId="{436915D8-E125-4F11-A444-B5CAEA0D342A}"/>
    <dgm:cxn modelId="{1B2BE390-C3FF-4332-BF75-AE127F746757}" type="presOf" srcId="{F82F686A-5C68-4567-AC1E-FE2120255463}" destId="{40837D45-04BE-4B46-B5A3-B7CAF3D3D9FC}" srcOrd="0" destOrd="0" presId="urn:microsoft.com/office/officeart/2008/layout/LinedList"/>
    <dgm:cxn modelId="{B9BC4E93-F7EB-4E0D-86F3-6EEC405EECA9}" type="presOf" srcId="{FE567527-FA6F-46FD-8EB9-389BAEF72A14}" destId="{7A9BB0EC-B592-4947-BD25-67A9ED786E38}" srcOrd="0" destOrd="0" presId="urn:microsoft.com/office/officeart/2008/layout/LinedList"/>
    <dgm:cxn modelId="{D26F0099-AEC2-4D67-8B71-F8ADE5C00E9C}" type="presOf" srcId="{8F345016-5958-48CB-AF43-E28F6DD5929B}" destId="{3D9719DC-A71F-484D-8ACB-DD68D2124084}" srcOrd="0" destOrd="0" presId="urn:microsoft.com/office/officeart/2008/layout/LinedList"/>
    <dgm:cxn modelId="{7E9C0DA8-CCA9-45E3-9828-0EED8F51230D}" type="presOf" srcId="{F0DA1B70-4FDB-4599-BF66-E69D875F2A6E}" destId="{28DB5461-6E1D-4578-B07E-4F49C9A1A4C9}" srcOrd="0" destOrd="0" presId="urn:microsoft.com/office/officeart/2008/layout/LinedList"/>
    <dgm:cxn modelId="{BD4128AD-3A34-4BD2-A8EF-EF4729251E0B}" type="presOf" srcId="{FFD6651A-7808-4CB6-99F8-C84C6F5B0A84}" destId="{00797C9D-F022-4995-81AD-F832DE37B7B0}" srcOrd="0" destOrd="0" presId="urn:microsoft.com/office/officeart/2008/layout/LinedList"/>
    <dgm:cxn modelId="{AFDC3BAD-1A7B-4D3B-9757-43465D4E5923}" type="presOf" srcId="{352234A9-11B7-4CFF-AF2A-C45F182D886B}" destId="{187E114F-5B64-45EF-B485-FFFF1AB6487C}" srcOrd="0" destOrd="0" presId="urn:microsoft.com/office/officeart/2008/layout/LinedList"/>
    <dgm:cxn modelId="{FFF6CEAE-FD08-4210-AC1E-EB5B29056166}" type="presOf" srcId="{584F0532-C024-4B7E-9575-3E3A20366CFF}" destId="{019E0C96-8A2D-4B77-A3B8-E0961C7730E6}" srcOrd="0" destOrd="0" presId="urn:microsoft.com/office/officeart/2008/layout/LinedList"/>
    <dgm:cxn modelId="{8E0AC6B1-FDB7-4D2B-9367-1769545A532A}" type="presOf" srcId="{A8AC1C34-8E2C-4225-90E5-A647426AF954}" destId="{A5457E6B-93E9-45E9-8C0F-04A5F7341278}" srcOrd="0" destOrd="0" presId="urn:microsoft.com/office/officeart/2008/layout/LinedList"/>
    <dgm:cxn modelId="{0718ECC0-8F07-412C-A56C-0ABAE1E45D52}" srcId="{B95EB7B8-03CB-490D-A144-C207EAB27271}" destId="{A8AC1C34-8E2C-4225-90E5-A647426AF954}" srcOrd="0" destOrd="0" parTransId="{072C553E-E29D-4431-B7E7-10AE9B13B967}" sibTransId="{AB884B3E-A916-4D49-91FA-C0C8382A3B18}"/>
    <dgm:cxn modelId="{6D7D0FC5-DCDF-4FC5-B98D-BE12E65D8EB6}" srcId="{D0253C3D-A435-4FE8-89C4-21D5C1DE2A73}" destId="{8F345016-5958-48CB-AF43-E28F6DD5929B}" srcOrd="3" destOrd="0" parTransId="{7C697A3A-6932-4013-AAE7-812BF15CD496}" sibTransId="{F355CF87-2CF3-471D-98DD-B9CD9F57B68A}"/>
    <dgm:cxn modelId="{C2327ED4-F161-4D12-9EC0-53694FF88FF2}" type="presOf" srcId="{9F9F9228-8F3D-40D9-87FE-F7B81E63DBCB}" destId="{3DCECB51-94D9-4F7E-B4AD-D97A3D7D1E02}" srcOrd="0" destOrd="0" presId="urn:microsoft.com/office/officeart/2008/layout/LinedList"/>
    <dgm:cxn modelId="{417356DD-45A3-4F30-8FE4-8A49F6B26AB8}" type="presOf" srcId="{35A2AA1D-A94A-404B-B2D9-89C316C21106}" destId="{99D8D810-BF03-4312-9FD2-0B1A79111715}" srcOrd="0" destOrd="0" presId="urn:microsoft.com/office/officeart/2008/layout/LinedList"/>
    <dgm:cxn modelId="{4E8BBCDD-8F61-4B9B-BD25-A1704AC134FE}" type="presOf" srcId="{B95EB7B8-03CB-490D-A144-C207EAB27271}" destId="{24810CCA-B581-4E25-B697-7D4716F5209B}" srcOrd="0" destOrd="0" presId="urn:microsoft.com/office/officeart/2008/layout/LinedList"/>
    <dgm:cxn modelId="{DB59A4E2-9DC1-4F52-9860-29CC3AB93EFF}" type="presOf" srcId="{169143C0-7752-4A1A-9B31-C371A4D9C7E4}" destId="{B412588A-7D63-4173-8CA0-C703BEE1D705}" srcOrd="0" destOrd="0" presId="urn:microsoft.com/office/officeart/2008/layout/LinedList"/>
    <dgm:cxn modelId="{47610AE6-EB1F-4C9B-BFFC-663EADCCC2BD}" srcId="{FE567527-FA6F-46FD-8EB9-389BAEF72A14}" destId="{F82F686A-5C68-4567-AC1E-FE2120255463}" srcOrd="2" destOrd="0" parTransId="{A43BF586-149A-4831-A50F-043C380CC80A}" sibTransId="{1F14454E-3AC5-4972-A31D-DCACEB7F142E}"/>
    <dgm:cxn modelId="{15E342E9-3034-4D37-AEAA-9AAF8249D85F}" srcId="{FE567527-FA6F-46FD-8EB9-389BAEF72A14}" destId="{D0253C3D-A435-4FE8-89C4-21D5C1DE2A73}" srcOrd="0" destOrd="0" parTransId="{9CC7AB8F-E6F7-4910-AC8D-6D2839BA3272}" sibTransId="{17A72286-DB39-4323-91F2-F23BFCB07AAB}"/>
    <dgm:cxn modelId="{72274CE9-7921-46C8-BD16-1000FC554380}" srcId="{FE567527-FA6F-46FD-8EB9-389BAEF72A14}" destId="{169143C0-7752-4A1A-9B31-C371A4D9C7E4}" srcOrd="1" destOrd="0" parTransId="{F648258B-F838-4BEB-AD6E-5307451F282A}" sibTransId="{BA02C0F5-B2E0-4911-9BFE-FDCCFBE4A87A}"/>
    <dgm:cxn modelId="{2341D8EC-B6A3-4C3F-AF8A-B3CCAB82B626}" srcId="{D0253C3D-A435-4FE8-89C4-21D5C1DE2A73}" destId="{9F9F9228-8F3D-40D9-87FE-F7B81E63DBCB}" srcOrd="2" destOrd="0" parTransId="{01C8276A-6147-4071-9136-225EEFAA54D6}" sibTransId="{8F2CF466-4C54-4045-A175-DE860A5BAF11}"/>
    <dgm:cxn modelId="{E58C12F3-C21F-4828-813C-07E8EA9AB267}" srcId="{D0253C3D-A435-4FE8-89C4-21D5C1DE2A73}" destId="{114FD79D-AFA4-43FB-9F4A-0A2491BDC6AE}" srcOrd="0" destOrd="0" parTransId="{AA5A7685-7685-445C-89D7-0CE9DF5CC4C3}" sibTransId="{6C047E76-7C10-4D44-9AC1-27F2A70BD04F}"/>
    <dgm:cxn modelId="{CCD4DFF7-3B53-44E1-8B5B-51FF5C8B1FDF}" srcId="{F82F686A-5C68-4567-AC1E-FE2120255463}" destId="{FFD6651A-7808-4CB6-99F8-C84C6F5B0A84}" srcOrd="2" destOrd="0" parTransId="{9D806201-22D3-4DBD-895D-17FF0A9B3D13}" sibTransId="{F9A80D89-1FA6-43FA-8533-80C89CC7592F}"/>
    <dgm:cxn modelId="{FC460CC6-AC16-4346-BF1E-52F8F1F8C4A4}" type="presParOf" srcId="{7A9BB0EC-B592-4947-BD25-67A9ED786E38}" destId="{56D5DA5D-2C5A-4D19-AD2B-F62E2AE84DA9}" srcOrd="0" destOrd="0" presId="urn:microsoft.com/office/officeart/2008/layout/LinedList"/>
    <dgm:cxn modelId="{E6903F7F-282B-4374-BE39-7F6AD5C8BF8E}" type="presParOf" srcId="{7A9BB0EC-B592-4947-BD25-67A9ED786E38}" destId="{8B8152C1-6169-44D2-8095-248DFEF7D30B}" srcOrd="1" destOrd="0" presId="urn:microsoft.com/office/officeart/2008/layout/LinedList"/>
    <dgm:cxn modelId="{E38C032E-07DC-4382-AED3-F22F9A3B179C}" type="presParOf" srcId="{8B8152C1-6169-44D2-8095-248DFEF7D30B}" destId="{0AB97BF0-95DF-420E-A77E-5BC6ADEFA86D}" srcOrd="0" destOrd="0" presId="urn:microsoft.com/office/officeart/2008/layout/LinedList"/>
    <dgm:cxn modelId="{88CF1FC5-8357-4345-ADC7-C0040F6E402D}" type="presParOf" srcId="{8B8152C1-6169-44D2-8095-248DFEF7D30B}" destId="{4495E6F3-D68C-49A6-BB14-EA5A8E1300FC}" srcOrd="1" destOrd="0" presId="urn:microsoft.com/office/officeart/2008/layout/LinedList"/>
    <dgm:cxn modelId="{D3E3B8D3-B7A6-4F03-9B0D-14A3409DFE90}" type="presParOf" srcId="{4495E6F3-D68C-49A6-BB14-EA5A8E1300FC}" destId="{33B56719-D29B-4412-A311-436883AABAD5}" srcOrd="0" destOrd="0" presId="urn:microsoft.com/office/officeart/2008/layout/LinedList"/>
    <dgm:cxn modelId="{1A02CF04-2863-4C2D-8435-5AAEC21AD259}" type="presParOf" srcId="{4495E6F3-D68C-49A6-BB14-EA5A8E1300FC}" destId="{4128F8F3-FE2E-4DA8-8E8D-DDE2CE59870B}" srcOrd="1" destOrd="0" presId="urn:microsoft.com/office/officeart/2008/layout/LinedList"/>
    <dgm:cxn modelId="{0749C8F2-1E36-4862-9136-6D75AFA63A0B}" type="presParOf" srcId="{4128F8F3-FE2E-4DA8-8E8D-DDE2CE59870B}" destId="{09D6A7D4-4030-49CE-9BBF-A63D1F4C0296}" srcOrd="0" destOrd="0" presId="urn:microsoft.com/office/officeart/2008/layout/LinedList"/>
    <dgm:cxn modelId="{FCAE2851-408F-40DC-9137-82A229D74577}" type="presParOf" srcId="{4128F8F3-FE2E-4DA8-8E8D-DDE2CE59870B}" destId="{566ED1A8-12EB-41CD-8870-E9FA37BCA977}" srcOrd="1" destOrd="0" presId="urn:microsoft.com/office/officeart/2008/layout/LinedList"/>
    <dgm:cxn modelId="{2E95F7F1-0655-479D-A7D0-72149D10C753}" type="presParOf" srcId="{4128F8F3-FE2E-4DA8-8E8D-DDE2CE59870B}" destId="{CD6FDBB8-92B9-4084-A122-F0AE64D0BE05}" srcOrd="2" destOrd="0" presId="urn:microsoft.com/office/officeart/2008/layout/LinedList"/>
    <dgm:cxn modelId="{C8A1491F-2989-48CC-8457-BE77E6464CEB}" type="presParOf" srcId="{4495E6F3-D68C-49A6-BB14-EA5A8E1300FC}" destId="{BE4E907B-453E-4ACD-97A9-96FE62B51B7F}" srcOrd="2" destOrd="0" presId="urn:microsoft.com/office/officeart/2008/layout/LinedList"/>
    <dgm:cxn modelId="{B2B5BD77-CFE4-4B1F-8E42-D8B5C713BFA6}" type="presParOf" srcId="{4495E6F3-D68C-49A6-BB14-EA5A8E1300FC}" destId="{11542DCF-568E-4F4D-A0A7-D221C0F618A0}" srcOrd="3" destOrd="0" presId="urn:microsoft.com/office/officeart/2008/layout/LinedList"/>
    <dgm:cxn modelId="{D49ADF05-69A0-47D6-BD86-D084FF81DD69}" type="presParOf" srcId="{4495E6F3-D68C-49A6-BB14-EA5A8E1300FC}" destId="{DF508839-7057-4146-8561-96240B760293}" srcOrd="4" destOrd="0" presId="urn:microsoft.com/office/officeart/2008/layout/LinedList"/>
    <dgm:cxn modelId="{76E0FC4B-8C84-40DB-99FC-BCB9AD4E0E44}" type="presParOf" srcId="{DF508839-7057-4146-8561-96240B760293}" destId="{1AF915E3-C9C9-4AF9-934A-2F8A2BAC7E2C}" srcOrd="0" destOrd="0" presId="urn:microsoft.com/office/officeart/2008/layout/LinedList"/>
    <dgm:cxn modelId="{A88AE6C1-883E-4811-97D0-B4087ED21A1F}" type="presParOf" srcId="{DF508839-7057-4146-8561-96240B760293}" destId="{374F0313-2988-4E6F-A69D-28F166A7E094}" srcOrd="1" destOrd="0" presId="urn:microsoft.com/office/officeart/2008/layout/LinedList"/>
    <dgm:cxn modelId="{EEEEFD51-3CD4-4055-8C43-E9ABC7609D66}" type="presParOf" srcId="{DF508839-7057-4146-8561-96240B760293}" destId="{156A6620-4F39-44F8-A6C1-A5AE91B22135}" srcOrd="2" destOrd="0" presId="urn:microsoft.com/office/officeart/2008/layout/LinedList"/>
    <dgm:cxn modelId="{643CE4FE-261F-48A5-915C-275E00B10FCA}" type="presParOf" srcId="{4495E6F3-D68C-49A6-BB14-EA5A8E1300FC}" destId="{6C24C1EA-1C1F-4365-995E-0E73DCBF4648}" srcOrd="5" destOrd="0" presId="urn:microsoft.com/office/officeart/2008/layout/LinedList"/>
    <dgm:cxn modelId="{A0E1A87C-BBCC-456E-A1A3-992B552D5F7A}" type="presParOf" srcId="{4495E6F3-D68C-49A6-BB14-EA5A8E1300FC}" destId="{EEDCF17D-97B0-4E6C-9A6B-8A2EF80F5CB8}" srcOrd="6" destOrd="0" presId="urn:microsoft.com/office/officeart/2008/layout/LinedList"/>
    <dgm:cxn modelId="{800ABBF3-37C1-45BE-ACA7-06ADB8B3A0B8}" type="presParOf" srcId="{4495E6F3-D68C-49A6-BB14-EA5A8E1300FC}" destId="{84470E33-DA66-46D7-845E-1B77C3B14A4B}" srcOrd="7" destOrd="0" presId="urn:microsoft.com/office/officeart/2008/layout/LinedList"/>
    <dgm:cxn modelId="{CD6EA654-A954-4FDC-A5EA-531654E891B0}" type="presParOf" srcId="{84470E33-DA66-46D7-845E-1B77C3B14A4B}" destId="{6951EF35-58C9-4733-9DB7-A420F4658D9E}" srcOrd="0" destOrd="0" presId="urn:microsoft.com/office/officeart/2008/layout/LinedList"/>
    <dgm:cxn modelId="{C358A54D-2FEB-4110-A420-D2358A83BB90}" type="presParOf" srcId="{84470E33-DA66-46D7-845E-1B77C3B14A4B}" destId="{3DCECB51-94D9-4F7E-B4AD-D97A3D7D1E02}" srcOrd="1" destOrd="0" presId="urn:microsoft.com/office/officeart/2008/layout/LinedList"/>
    <dgm:cxn modelId="{A3FCA3EE-4196-4C56-8C3A-5478156D22D5}" type="presParOf" srcId="{84470E33-DA66-46D7-845E-1B77C3B14A4B}" destId="{61F1BEE9-A50D-411C-8A67-953DBA5F600B}" srcOrd="2" destOrd="0" presId="urn:microsoft.com/office/officeart/2008/layout/LinedList"/>
    <dgm:cxn modelId="{9DEEAF21-E3A9-4894-9941-91798EB92062}" type="presParOf" srcId="{4495E6F3-D68C-49A6-BB14-EA5A8E1300FC}" destId="{AE946F84-2E44-4847-9DEF-C4BAB169DA5A}" srcOrd="8" destOrd="0" presId="urn:microsoft.com/office/officeart/2008/layout/LinedList"/>
    <dgm:cxn modelId="{BF7C9FEC-E518-48EF-B0B8-28C461CD30F9}" type="presParOf" srcId="{4495E6F3-D68C-49A6-BB14-EA5A8E1300FC}" destId="{44AE2D31-266D-4BBD-90B4-71EA4EA7938B}" srcOrd="9" destOrd="0" presId="urn:microsoft.com/office/officeart/2008/layout/LinedList"/>
    <dgm:cxn modelId="{FC87E822-0CD9-4BD5-B2AC-67BC16C2C3AD}" type="presParOf" srcId="{4495E6F3-D68C-49A6-BB14-EA5A8E1300FC}" destId="{CFA33054-906B-49BC-9729-F4DE0493A114}" srcOrd="10" destOrd="0" presId="urn:microsoft.com/office/officeart/2008/layout/LinedList"/>
    <dgm:cxn modelId="{3D4FA97E-0A46-47B3-BF25-68E8C665BE63}" type="presParOf" srcId="{CFA33054-906B-49BC-9729-F4DE0493A114}" destId="{A45CBB92-2B04-463C-A098-9178C382ACDC}" srcOrd="0" destOrd="0" presId="urn:microsoft.com/office/officeart/2008/layout/LinedList"/>
    <dgm:cxn modelId="{7FE6DE36-A468-4BC7-AE19-5F5B230AD957}" type="presParOf" srcId="{CFA33054-906B-49BC-9729-F4DE0493A114}" destId="{3D9719DC-A71F-484D-8ACB-DD68D2124084}" srcOrd="1" destOrd="0" presId="urn:microsoft.com/office/officeart/2008/layout/LinedList"/>
    <dgm:cxn modelId="{5892441D-26FC-4E62-A3B0-026CA643E4D7}" type="presParOf" srcId="{CFA33054-906B-49BC-9729-F4DE0493A114}" destId="{929EE27E-F4B4-4FAB-A341-2FA7FC76D29B}" srcOrd="2" destOrd="0" presId="urn:microsoft.com/office/officeart/2008/layout/LinedList"/>
    <dgm:cxn modelId="{9F5EAFE2-C991-4A5A-B42C-1CD7F08535A8}" type="presParOf" srcId="{4495E6F3-D68C-49A6-BB14-EA5A8E1300FC}" destId="{AE39AF80-5C37-445E-B1FD-99F70A5D8238}" srcOrd="11" destOrd="0" presId="urn:microsoft.com/office/officeart/2008/layout/LinedList"/>
    <dgm:cxn modelId="{556B2674-BFCC-41CB-AED0-5BF3ACB9ADD5}" type="presParOf" srcId="{4495E6F3-D68C-49A6-BB14-EA5A8E1300FC}" destId="{180CB26F-6D9C-429F-A853-B5DF381BCBA2}" srcOrd="12" destOrd="0" presId="urn:microsoft.com/office/officeart/2008/layout/LinedList"/>
    <dgm:cxn modelId="{ABB050BB-EE93-4431-981C-CEE8731346BD}" type="presParOf" srcId="{4495E6F3-D68C-49A6-BB14-EA5A8E1300FC}" destId="{A001CFBE-8156-4BFF-82E0-063B2CAF4137}" srcOrd="13" destOrd="0" presId="urn:microsoft.com/office/officeart/2008/layout/LinedList"/>
    <dgm:cxn modelId="{8E66C695-494E-49EF-A2D9-BAF4B1B4AB95}" type="presParOf" srcId="{A001CFBE-8156-4BFF-82E0-063B2CAF4137}" destId="{CE9A9BC8-3523-4853-A4B2-04BBCDA8408C}" srcOrd="0" destOrd="0" presId="urn:microsoft.com/office/officeart/2008/layout/LinedList"/>
    <dgm:cxn modelId="{A464AC13-09A7-41DA-9BCB-A88122037E84}" type="presParOf" srcId="{A001CFBE-8156-4BFF-82E0-063B2CAF4137}" destId="{8D15CDF5-2CC5-4956-9AA7-DF5F38F6FDD6}" srcOrd="1" destOrd="0" presId="urn:microsoft.com/office/officeart/2008/layout/LinedList"/>
    <dgm:cxn modelId="{AC87AA1E-F84D-48BA-958C-CB1F2EAEC258}" type="presParOf" srcId="{A001CFBE-8156-4BFF-82E0-063B2CAF4137}" destId="{FBED5E48-8A63-4FD6-BCF4-0137D9F60616}" srcOrd="2" destOrd="0" presId="urn:microsoft.com/office/officeart/2008/layout/LinedList"/>
    <dgm:cxn modelId="{88B7BBBB-680D-463A-86DF-2D0021CF23D9}" type="presParOf" srcId="{4495E6F3-D68C-49A6-BB14-EA5A8E1300FC}" destId="{6CEF92E1-DE7D-4753-8227-606CA763B708}" srcOrd="14" destOrd="0" presId="urn:microsoft.com/office/officeart/2008/layout/LinedList"/>
    <dgm:cxn modelId="{33A7871A-C2D7-4063-9906-EBA21A23F8D2}" type="presParOf" srcId="{4495E6F3-D68C-49A6-BB14-EA5A8E1300FC}" destId="{299CEAC6-E11B-4353-A0D4-6352BB3CC06B}" srcOrd="15" destOrd="0" presId="urn:microsoft.com/office/officeart/2008/layout/LinedList"/>
    <dgm:cxn modelId="{15355EA8-477B-4BE9-9C67-EEEEF45D7B88}" type="presParOf" srcId="{7A9BB0EC-B592-4947-BD25-67A9ED786E38}" destId="{FDF6BAEA-182F-4DE9-9760-5571C1817583}" srcOrd="2" destOrd="0" presId="urn:microsoft.com/office/officeart/2008/layout/LinedList"/>
    <dgm:cxn modelId="{0DE5E5FA-CF2C-4F76-8022-9DB2B00FF94C}" type="presParOf" srcId="{7A9BB0EC-B592-4947-BD25-67A9ED786E38}" destId="{3504B12C-A5E3-4353-99A9-3B7F88FA1499}" srcOrd="3" destOrd="0" presId="urn:microsoft.com/office/officeart/2008/layout/LinedList"/>
    <dgm:cxn modelId="{51562223-10C9-485F-A306-17A66D7315AC}" type="presParOf" srcId="{3504B12C-A5E3-4353-99A9-3B7F88FA1499}" destId="{B412588A-7D63-4173-8CA0-C703BEE1D705}" srcOrd="0" destOrd="0" presId="urn:microsoft.com/office/officeart/2008/layout/LinedList"/>
    <dgm:cxn modelId="{19899D9D-BAAF-42DC-A878-C04582904011}" type="presParOf" srcId="{3504B12C-A5E3-4353-99A9-3B7F88FA1499}" destId="{5AB75B57-5222-40A1-826B-04B562A4B9D7}" srcOrd="1" destOrd="0" presId="urn:microsoft.com/office/officeart/2008/layout/LinedList"/>
    <dgm:cxn modelId="{94D33804-B0A3-4860-81A2-A38ED2D1D7E0}" type="presParOf" srcId="{5AB75B57-5222-40A1-826B-04B562A4B9D7}" destId="{1FC632FD-6857-4806-8547-044417F93CEC}" srcOrd="0" destOrd="0" presId="urn:microsoft.com/office/officeart/2008/layout/LinedList"/>
    <dgm:cxn modelId="{09227913-D8FD-4C06-8126-53EA8E4163F1}" type="presParOf" srcId="{5AB75B57-5222-40A1-826B-04B562A4B9D7}" destId="{0419795B-DEB3-4F7C-A4A1-A7312E33F8D9}" srcOrd="1" destOrd="0" presId="urn:microsoft.com/office/officeart/2008/layout/LinedList"/>
    <dgm:cxn modelId="{1D90EAB8-EDB2-4921-A70F-44B81F305FE1}" type="presParOf" srcId="{0419795B-DEB3-4F7C-A4A1-A7312E33F8D9}" destId="{78353390-A8E3-4F6D-AE7F-8C44F0788680}" srcOrd="0" destOrd="0" presId="urn:microsoft.com/office/officeart/2008/layout/LinedList"/>
    <dgm:cxn modelId="{DF648CC4-303F-4581-9720-F4B330819548}" type="presParOf" srcId="{0419795B-DEB3-4F7C-A4A1-A7312E33F8D9}" destId="{019E0C96-8A2D-4B77-A3B8-E0961C7730E6}" srcOrd="1" destOrd="0" presId="urn:microsoft.com/office/officeart/2008/layout/LinedList"/>
    <dgm:cxn modelId="{263F1932-A9CE-428A-8545-9E418F5B03B8}" type="presParOf" srcId="{0419795B-DEB3-4F7C-A4A1-A7312E33F8D9}" destId="{BF4A47D8-EB57-4337-8DFE-4C405CCF06F3}" srcOrd="2" destOrd="0" presId="urn:microsoft.com/office/officeart/2008/layout/LinedList"/>
    <dgm:cxn modelId="{EE7AC9C9-B6E0-4B0A-87AD-703F0FC82D79}" type="presParOf" srcId="{5AB75B57-5222-40A1-826B-04B562A4B9D7}" destId="{61F7D1E3-01B1-4A9F-8560-6B8D84C63478}" srcOrd="2" destOrd="0" presId="urn:microsoft.com/office/officeart/2008/layout/LinedList"/>
    <dgm:cxn modelId="{442363A3-C1D2-4515-86F1-090F1FB1A328}" type="presParOf" srcId="{5AB75B57-5222-40A1-826B-04B562A4B9D7}" destId="{9E8C1F58-F6C9-4EE9-8414-A0901BBE3AC8}" srcOrd="3" destOrd="0" presId="urn:microsoft.com/office/officeart/2008/layout/LinedList"/>
    <dgm:cxn modelId="{35398446-F822-4032-BB92-0DEDAA69F573}" type="presParOf" srcId="{5AB75B57-5222-40A1-826B-04B562A4B9D7}" destId="{2D48B1AF-3097-4ADD-B22A-5B797AC053F0}" srcOrd="4" destOrd="0" presId="urn:microsoft.com/office/officeart/2008/layout/LinedList"/>
    <dgm:cxn modelId="{36F666D2-D3AF-439B-80DB-D69480C04BC7}" type="presParOf" srcId="{2D48B1AF-3097-4ADD-B22A-5B797AC053F0}" destId="{307921C3-21AC-4202-A90C-C33A6B1E777A}" srcOrd="0" destOrd="0" presId="urn:microsoft.com/office/officeart/2008/layout/LinedList"/>
    <dgm:cxn modelId="{C0B5F3D7-8622-4C61-9DEE-7C47BB2D31A5}" type="presParOf" srcId="{2D48B1AF-3097-4ADD-B22A-5B797AC053F0}" destId="{187E114F-5B64-45EF-B485-FFFF1AB6487C}" srcOrd="1" destOrd="0" presId="urn:microsoft.com/office/officeart/2008/layout/LinedList"/>
    <dgm:cxn modelId="{521D3ECC-ADF4-4C1C-819B-12E080009088}" type="presParOf" srcId="{2D48B1AF-3097-4ADD-B22A-5B797AC053F0}" destId="{0EF4585D-6931-44ED-8E8E-39CEA4322EAE}" srcOrd="2" destOrd="0" presId="urn:microsoft.com/office/officeart/2008/layout/LinedList"/>
    <dgm:cxn modelId="{9687F21E-E6F1-405E-8A69-5E6E5BCA7122}" type="presParOf" srcId="{5AB75B57-5222-40A1-826B-04B562A4B9D7}" destId="{500E4310-DA18-4F80-AF19-76CA39611334}" srcOrd="5" destOrd="0" presId="urn:microsoft.com/office/officeart/2008/layout/LinedList"/>
    <dgm:cxn modelId="{D9EC458E-7211-4FBD-AE8E-F8D7DC10B139}" type="presParOf" srcId="{5AB75B57-5222-40A1-826B-04B562A4B9D7}" destId="{3BE090B6-E4A7-47C1-B107-BD40FF70C562}" srcOrd="6" destOrd="0" presId="urn:microsoft.com/office/officeart/2008/layout/LinedList"/>
    <dgm:cxn modelId="{40C64269-39B6-4B7A-9DE2-D516E36B413A}" type="presParOf" srcId="{5AB75B57-5222-40A1-826B-04B562A4B9D7}" destId="{95983602-09D8-4EFB-9EE1-B72A641A441D}" srcOrd="7" destOrd="0" presId="urn:microsoft.com/office/officeart/2008/layout/LinedList"/>
    <dgm:cxn modelId="{2D2B65AA-2205-49A4-9583-2AD35CD10211}" type="presParOf" srcId="{95983602-09D8-4EFB-9EE1-B72A641A441D}" destId="{942A8AB0-7A00-4D78-B0AD-C15A03D42661}" srcOrd="0" destOrd="0" presId="urn:microsoft.com/office/officeart/2008/layout/LinedList"/>
    <dgm:cxn modelId="{0F43CD41-9FF0-42A6-98DD-A265DCCF7210}" type="presParOf" srcId="{95983602-09D8-4EFB-9EE1-B72A641A441D}" destId="{F053701F-1E7C-4235-BD71-92E00A3DC239}" srcOrd="1" destOrd="0" presId="urn:microsoft.com/office/officeart/2008/layout/LinedList"/>
    <dgm:cxn modelId="{3C46D462-90FB-4E8D-99E4-04DD5E023CE7}" type="presParOf" srcId="{95983602-09D8-4EFB-9EE1-B72A641A441D}" destId="{51CA47F4-A1CE-4EA5-BE30-FF767B06403E}" srcOrd="2" destOrd="0" presId="urn:microsoft.com/office/officeart/2008/layout/LinedList"/>
    <dgm:cxn modelId="{33D6B588-1B77-4A46-84CD-16FDA9F2CDA2}" type="presParOf" srcId="{5AB75B57-5222-40A1-826B-04B562A4B9D7}" destId="{EB81B2B4-1D6B-4C3D-B93C-272FBB1E2252}" srcOrd="8" destOrd="0" presId="urn:microsoft.com/office/officeart/2008/layout/LinedList"/>
    <dgm:cxn modelId="{B2AC57AE-F33D-4B94-99C4-444D7BBA1206}" type="presParOf" srcId="{5AB75B57-5222-40A1-826B-04B562A4B9D7}" destId="{93580B9F-119A-4BD0-992B-2C5B26FCAFAF}" srcOrd="9" destOrd="0" presId="urn:microsoft.com/office/officeart/2008/layout/LinedList"/>
    <dgm:cxn modelId="{CF31A1B9-B642-41A1-BC25-6900C8C1597C}" type="presParOf" srcId="{5AB75B57-5222-40A1-826B-04B562A4B9D7}" destId="{1C04D001-2136-47EC-A09B-779A844C0B60}" srcOrd="10" destOrd="0" presId="urn:microsoft.com/office/officeart/2008/layout/LinedList"/>
    <dgm:cxn modelId="{CA58CC7F-4EA7-46BE-A484-810350FC1791}" type="presParOf" srcId="{1C04D001-2136-47EC-A09B-779A844C0B60}" destId="{EA0F1070-FFF4-4247-B78D-F019BA0A9520}" srcOrd="0" destOrd="0" presId="urn:microsoft.com/office/officeart/2008/layout/LinedList"/>
    <dgm:cxn modelId="{52FE32AC-34D8-4CD5-9DEC-060163190FD3}" type="presParOf" srcId="{1C04D001-2136-47EC-A09B-779A844C0B60}" destId="{28DB5461-6E1D-4578-B07E-4F49C9A1A4C9}" srcOrd="1" destOrd="0" presId="urn:microsoft.com/office/officeart/2008/layout/LinedList"/>
    <dgm:cxn modelId="{FAF55DFC-5D33-4DB7-8951-2433FA24C39B}" type="presParOf" srcId="{1C04D001-2136-47EC-A09B-779A844C0B60}" destId="{D6BBDD07-45D4-4D6D-A823-AAC11A268F6E}" srcOrd="2" destOrd="0" presId="urn:microsoft.com/office/officeart/2008/layout/LinedList"/>
    <dgm:cxn modelId="{4FDCBC90-5314-48DD-B8B4-448A1E0A27EE}" type="presParOf" srcId="{5AB75B57-5222-40A1-826B-04B562A4B9D7}" destId="{82646094-3D64-41A5-9405-07F648F5752A}" srcOrd="11" destOrd="0" presId="urn:microsoft.com/office/officeart/2008/layout/LinedList"/>
    <dgm:cxn modelId="{F2CE0ABF-90B6-4D60-A65E-0074BA8F049B}" type="presParOf" srcId="{5AB75B57-5222-40A1-826B-04B562A4B9D7}" destId="{65381C63-F0B1-4518-A55D-83DB8CE7A01A}" srcOrd="12" destOrd="0" presId="urn:microsoft.com/office/officeart/2008/layout/LinedList"/>
    <dgm:cxn modelId="{ED2E071A-61C7-4E53-A171-F2DC85B16E4A}" type="presParOf" srcId="{7A9BB0EC-B592-4947-BD25-67A9ED786E38}" destId="{00D34528-0BDA-436F-A8A2-F9B7B2DA8323}" srcOrd="4" destOrd="0" presId="urn:microsoft.com/office/officeart/2008/layout/LinedList"/>
    <dgm:cxn modelId="{3D4C8DC5-7914-44B1-9ED4-173D83DAC645}" type="presParOf" srcId="{7A9BB0EC-B592-4947-BD25-67A9ED786E38}" destId="{8E818872-1E45-4FEA-A73D-287949C20C28}" srcOrd="5" destOrd="0" presId="urn:microsoft.com/office/officeart/2008/layout/LinedList"/>
    <dgm:cxn modelId="{BC39CCC7-E651-4FC9-A9B4-8FC471366BA2}" type="presParOf" srcId="{8E818872-1E45-4FEA-A73D-287949C20C28}" destId="{40837D45-04BE-4B46-B5A3-B7CAF3D3D9FC}" srcOrd="0" destOrd="0" presId="urn:microsoft.com/office/officeart/2008/layout/LinedList"/>
    <dgm:cxn modelId="{88581E50-13BE-425B-B8AD-75CFDF99FAC6}" type="presParOf" srcId="{8E818872-1E45-4FEA-A73D-287949C20C28}" destId="{B7B1B391-E1DC-4AD4-9355-7176BB30E0BF}" srcOrd="1" destOrd="0" presId="urn:microsoft.com/office/officeart/2008/layout/LinedList"/>
    <dgm:cxn modelId="{9DE55DE2-8EAE-4DFE-B3FE-45285FADC9CD}" type="presParOf" srcId="{B7B1B391-E1DC-4AD4-9355-7176BB30E0BF}" destId="{2E5B3F1C-899F-403D-BE63-CB2494860AB5}" srcOrd="0" destOrd="0" presId="urn:microsoft.com/office/officeart/2008/layout/LinedList"/>
    <dgm:cxn modelId="{808A1658-40A9-44ED-B996-2684D82A5991}" type="presParOf" srcId="{B7B1B391-E1DC-4AD4-9355-7176BB30E0BF}" destId="{21D33A1F-D02C-4810-81BA-EBD75C486FB3}" srcOrd="1" destOrd="0" presId="urn:microsoft.com/office/officeart/2008/layout/LinedList"/>
    <dgm:cxn modelId="{F1AEA85A-D8C0-4F6A-99BB-C0B71436C9FD}" type="presParOf" srcId="{21D33A1F-D02C-4810-81BA-EBD75C486FB3}" destId="{C7C11088-7AB5-4DD5-B1E9-CBD91AF478B8}" srcOrd="0" destOrd="0" presId="urn:microsoft.com/office/officeart/2008/layout/LinedList"/>
    <dgm:cxn modelId="{4DC0323F-6C0B-44E1-B14A-81AF40524F87}" type="presParOf" srcId="{21D33A1F-D02C-4810-81BA-EBD75C486FB3}" destId="{C4EFD664-A823-4177-B5DB-0A82BA8D7AFB}" srcOrd="1" destOrd="0" presId="urn:microsoft.com/office/officeart/2008/layout/LinedList"/>
    <dgm:cxn modelId="{3B1D6163-CB7B-4453-9B94-00A5A74C91AB}" type="presParOf" srcId="{21D33A1F-D02C-4810-81BA-EBD75C486FB3}" destId="{7AAFF562-2B2F-418D-94AF-FE6858FDBE0C}" srcOrd="2" destOrd="0" presId="urn:microsoft.com/office/officeart/2008/layout/LinedList"/>
    <dgm:cxn modelId="{C8ED8F72-2285-41AB-BF80-68305E9C1C52}" type="presParOf" srcId="{B7B1B391-E1DC-4AD4-9355-7176BB30E0BF}" destId="{6C5B2408-8133-4F8D-9E10-643EBD57E394}" srcOrd="2" destOrd="0" presId="urn:microsoft.com/office/officeart/2008/layout/LinedList"/>
    <dgm:cxn modelId="{77182D88-37DB-4415-988A-76A703D4B890}" type="presParOf" srcId="{B7B1B391-E1DC-4AD4-9355-7176BB30E0BF}" destId="{F37AF488-CCC0-459B-B23D-D2D6A2061528}" srcOrd="3" destOrd="0" presId="urn:microsoft.com/office/officeart/2008/layout/LinedList"/>
    <dgm:cxn modelId="{9BC852F1-AEC8-4CE6-8AC0-50320EA3EF38}" type="presParOf" srcId="{B7B1B391-E1DC-4AD4-9355-7176BB30E0BF}" destId="{02EC28E4-EB81-4B76-A25E-91E81592C3BD}" srcOrd="4" destOrd="0" presId="urn:microsoft.com/office/officeart/2008/layout/LinedList"/>
    <dgm:cxn modelId="{70A83F41-D17C-4A00-9879-DEE0D5EE5221}" type="presParOf" srcId="{02EC28E4-EB81-4B76-A25E-91E81592C3BD}" destId="{4C11AEAB-2B37-453B-BB57-5A25881FB12C}" srcOrd="0" destOrd="0" presId="urn:microsoft.com/office/officeart/2008/layout/LinedList"/>
    <dgm:cxn modelId="{9AF7760A-7384-4C35-8E56-7E5A6A8800A8}" type="presParOf" srcId="{02EC28E4-EB81-4B76-A25E-91E81592C3BD}" destId="{00789683-C6DA-4DB5-B44C-C5715B4E0E40}" srcOrd="1" destOrd="0" presId="urn:microsoft.com/office/officeart/2008/layout/LinedList"/>
    <dgm:cxn modelId="{84BC72CB-481C-4C7B-907F-4474E46D6A9A}" type="presParOf" srcId="{02EC28E4-EB81-4B76-A25E-91E81592C3BD}" destId="{4611CC43-DDC6-4BDC-8D0B-302756A4A85E}" srcOrd="2" destOrd="0" presId="urn:microsoft.com/office/officeart/2008/layout/LinedList"/>
    <dgm:cxn modelId="{A7A0664F-CB2E-4122-A5F6-B2A55FEBEFE1}" type="presParOf" srcId="{B7B1B391-E1DC-4AD4-9355-7176BB30E0BF}" destId="{74FE189B-CF6E-45E6-B5F3-CF3B0EF5FB51}" srcOrd="5" destOrd="0" presId="urn:microsoft.com/office/officeart/2008/layout/LinedList"/>
    <dgm:cxn modelId="{D725A2C9-5EDA-4622-833D-B497C3E8F2EF}" type="presParOf" srcId="{B7B1B391-E1DC-4AD4-9355-7176BB30E0BF}" destId="{0B0AC933-D743-4EE3-98F2-5992647CC81B}" srcOrd="6" destOrd="0" presId="urn:microsoft.com/office/officeart/2008/layout/LinedList"/>
    <dgm:cxn modelId="{58AF911A-3BE4-435E-91E7-9C559BF559B1}" type="presParOf" srcId="{B7B1B391-E1DC-4AD4-9355-7176BB30E0BF}" destId="{69ADDDAB-8531-4697-8F82-F9DD5B464A71}" srcOrd="7" destOrd="0" presId="urn:microsoft.com/office/officeart/2008/layout/LinedList"/>
    <dgm:cxn modelId="{0AC46B82-5AAA-46C7-8FC1-FCFDD526E56F}" type="presParOf" srcId="{69ADDDAB-8531-4697-8F82-F9DD5B464A71}" destId="{C79A458E-22BB-4680-B416-5AEBB86886B8}" srcOrd="0" destOrd="0" presId="urn:microsoft.com/office/officeart/2008/layout/LinedList"/>
    <dgm:cxn modelId="{3B48EB06-43B4-40F3-A556-B2AB489C5A5F}" type="presParOf" srcId="{69ADDDAB-8531-4697-8F82-F9DD5B464A71}" destId="{00797C9D-F022-4995-81AD-F832DE37B7B0}" srcOrd="1" destOrd="0" presId="urn:microsoft.com/office/officeart/2008/layout/LinedList"/>
    <dgm:cxn modelId="{C938053E-B0FA-422A-84C5-A14E55D31300}" type="presParOf" srcId="{69ADDDAB-8531-4697-8F82-F9DD5B464A71}" destId="{F919228C-14B5-4C80-8B82-197F79193A0D}" srcOrd="2" destOrd="0" presId="urn:microsoft.com/office/officeart/2008/layout/LinedList"/>
    <dgm:cxn modelId="{DDFA27C2-EBB9-42BA-8168-73ED8EB0673A}" type="presParOf" srcId="{B7B1B391-E1DC-4AD4-9355-7176BB30E0BF}" destId="{143CA358-7E73-4C1B-8C26-B396DC82FFE4}" srcOrd="8" destOrd="0" presId="urn:microsoft.com/office/officeart/2008/layout/LinedList"/>
    <dgm:cxn modelId="{C8866B5B-33D0-412C-A39F-A4CB2E68B02B}" type="presParOf" srcId="{B7B1B391-E1DC-4AD4-9355-7176BB30E0BF}" destId="{75D167B0-084F-4C87-ABE5-75E079017EA0}" srcOrd="9" destOrd="0" presId="urn:microsoft.com/office/officeart/2008/layout/LinedList"/>
    <dgm:cxn modelId="{634C15BD-B5C9-4251-9B56-1E6D699FE222}" type="presParOf" srcId="{7A9BB0EC-B592-4947-BD25-67A9ED786E38}" destId="{AB232813-D218-420E-B5C0-9DA638E6A0CC}" srcOrd="6" destOrd="0" presId="urn:microsoft.com/office/officeart/2008/layout/LinedList"/>
    <dgm:cxn modelId="{28BF35EA-851C-4B12-B5C3-EF33A9197ED5}" type="presParOf" srcId="{7A9BB0EC-B592-4947-BD25-67A9ED786E38}" destId="{AF885AF7-334E-4AB7-A3ED-D0CA8AE0CE56}" srcOrd="7" destOrd="0" presId="urn:microsoft.com/office/officeart/2008/layout/LinedList"/>
    <dgm:cxn modelId="{EFDBE165-3286-49F1-B682-27286C460C5D}" type="presParOf" srcId="{AF885AF7-334E-4AB7-A3ED-D0CA8AE0CE56}" destId="{24810CCA-B581-4E25-B697-7D4716F5209B}" srcOrd="0" destOrd="0" presId="urn:microsoft.com/office/officeart/2008/layout/LinedList"/>
    <dgm:cxn modelId="{EC969166-1A81-4BFF-9072-1A95FF25A035}" type="presParOf" srcId="{AF885AF7-334E-4AB7-A3ED-D0CA8AE0CE56}" destId="{D5DD4546-5E3C-418A-BBC3-F8FCD3C52DCD}" srcOrd="1" destOrd="0" presId="urn:microsoft.com/office/officeart/2008/layout/LinedList"/>
    <dgm:cxn modelId="{D061C172-49C8-4BF8-9C31-738AA630DDCA}" type="presParOf" srcId="{D5DD4546-5E3C-418A-BBC3-F8FCD3C52DCD}" destId="{623FAAC9-BBE8-4215-ADB8-DC8A794BAE8E}" srcOrd="0" destOrd="0" presId="urn:microsoft.com/office/officeart/2008/layout/LinedList"/>
    <dgm:cxn modelId="{4C1DC519-9FE9-4399-A7B0-856066B1B3A5}" type="presParOf" srcId="{D5DD4546-5E3C-418A-BBC3-F8FCD3C52DCD}" destId="{A80A9DAE-9AF0-4684-8A32-3BAC651C2E18}" srcOrd="1" destOrd="0" presId="urn:microsoft.com/office/officeart/2008/layout/LinedList"/>
    <dgm:cxn modelId="{27C48772-992F-498C-A1E5-96335D9FC7A5}" type="presParOf" srcId="{A80A9DAE-9AF0-4684-8A32-3BAC651C2E18}" destId="{7CC68AA6-DADB-4EEC-AD2E-F3F1A25BE315}" srcOrd="0" destOrd="0" presId="urn:microsoft.com/office/officeart/2008/layout/LinedList"/>
    <dgm:cxn modelId="{2054705D-99FC-464F-8FA2-956261116AF4}" type="presParOf" srcId="{A80A9DAE-9AF0-4684-8A32-3BAC651C2E18}" destId="{A5457E6B-93E9-45E9-8C0F-04A5F7341278}" srcOrd="1" destOrd="0" presId="urn:microsoft.com/office/officeart/2008/layout/LinedList"/>
    <dgm:cxn modelId="{5429A751-B389-48B8-A521-F3392A09741F}" type="presParOf" srcId="{A80A9DAE-9AF0-4684-8A32-3BAC651C2E18}" destId="{862E8022-810C-4B1D-84DF-3539EE650721}" srcOrd="2" destOrd="0" presId="urn:microsoft.com/office/officeart/2008/layout/LinedList"/>
    <dgm:cxn modelId="{83591768-706A-443A-B797-A4DC5633E80D}" type="presParOf" srcId="{D5DD4546-5E3C-418A-BBC3-F8FCD3C52DCD}" destId="{92DB719C-BFC8-4AB8-B4E2-CB1F87D410A0}" srcOrd="2" destOrd="0" presId="urn:microsoft.com/office/officeart/2008/layout/LinedList"/>
    <dgm:cxn modelId="{3386E59D-5219-4EF8-8A33-5D837C1F2EB7}" type="presParOf" srcId="{D5DD4546-5E3C-418A-BBC3-F8FCD3C52DCD}" destId="{E82F2AAB-5514-46B4-8533-70331A23101F}" srcOrd="3" destOrd="0" presId="urn:microsoft.com/office/officeart/2008/layout/LinedList"/>
    <dgm:cxn modelId="{B5147472-1165-4ECC-950D-D944C387BE4C}" type="presParOf" srcId="{D5DD4546-5E3C-418A-BBC3-F8FCD3C52DCD}" destId="{B745A22F-8929-4243-BFE7-B7CB21BB0157}" srcOrd="4" destOrd="0" presId="urn:microsoft.com/office/officeart/2008/layout/LinedList"/>
    <dgm:cxn modelId="{B82EE177-B1ED-4B83-9F1A-04F81F1C34FD}" type="presParOf" srcId="{B745A22F-8929-4243-BFE7-B7CB21BB0157}" destId="{C5E6B90C-7756-47D7-91F1-0F5CAC6FCD10}" srcOrd="0" destOrd="0" presId="urn:microsoft.com/office/officeart/2008/layout/LinedList"/>
    <dgm:cxn modelId="{7C2F153E-C14B-4D9C-87EC-287A270F67CA}" type="presParOf" srcId="{B745A22F-8929-4243-BFE7-B7CB21BB0157}" destId="{99D8D810-BF03-4312-9FD2-0B1A79111715}" srcOrd="1" destOrd="0" presId="urn:microsoft.com/office/officeart/2008/layout/LinedList"/>
    <dgm:cxn modelId="{F4CF4B6F-3651-4E50-9252-F05A07367CFC}" type="presParOf" srcId="{B745A22F-8929-4243-BFE7-B7CB21BB0157}" destId="{86FDC80A-606A-4C77-BEEA-95E583537A70}" srcOrd="2" destOrd="0" presId="urn:microsoft.com/office/officeart/2008/layout/LinedList"/>
    <dgm:cxn modelId="{505BD57B-30E6-462A-8C2B-6235AB20808D}" type="presParOf" srcId="{D5DD4546-5E3C-418A-BBC3-F8FCD3C52DCD}" destId="{B279EE70-07DD-40EE-B856-7031F130ED57}" srcOrd="5" destOrd="0" presId="urn:microsoft.com/office/officeart/2008/layout/LinedList"/>
    <dgm:cxn modelId="{7BE8A053-50B3-4619-B24E-642283216AC9}" type="presParOf" srcId="{D5DD4546-5E3C-418A-BBC3-F8FCD3C52DCD}" destId="{C80B43EF-5692-4E24-9C7E-CC0BFDC1B7FF}" srcOrd="6" destOrd="0" presId="urn:microsoft.com/office/officeart/2008/layout/LinedList"/>
    <dgm:cxn modelId="{03BAD03E-1CB9-4B79-9B34-2A6E3765E4C3}" type="presParOf" srcId="{D5DD4546-5E3C-418A-BBC3-F8FCD3C52DCD}" destId="{5386A455-7FFD-4F69-A7C6-A45A259A8A05}" srcOrd="7" destOrd="0" presId="urn:microsoft.com/office/officeart/2008/layout/LinedList"/>
    <dgm:cxn modelId="{6FB85D75-7891-4E79-ACEE-8CACB2D9E758}" type="presParOf" srcId="{5386A455-7FFD-4F69-A7C6-A45A259A8A05}" destId="{99547922-F075-48D7-B53C-C924A08B43FE}" srcOrd="0" destOrd="0" presId="urn:microsoft.com/office/officeart/2008/layout/LinedList"/>
    <dgm:cxn modelId="{81D6A686-BEED-4262-8236-86D52A4F70E0}" type="presParOf" srcId="{5386A455-7FFD-4F69-A7C6-A45A259A8A05}" destId="{D088F846-8E07-441F-967E-E0DA3A6E0163}" srcOrd="1" destOrd="0" presId="urn:microsoft.com/office/officeart/2008/layout/LinedList"/>
    <dgm:cxn modelId="{A68E2521-9C8B-4B24-92DF-AF9546B622D3}" type="presParOf" srcId="{5386A455-7FFD-4F69-A7C6-A45A259A8A05}" destId="{92293CF7-1528-488A-894B-D5EC6D6767FB}" srcOrd="2" destOrd="0" presId="urn:microsoft.com/office/officeart/2008/layout/LinedList"/>
    <dgm:cxn modelId="{AD5016E8-2695-4AA4-999D-97B7A8C31F5E}" type="presParOf" srcId="{D5DD4546-5E3C-418A-BBC3-F8FCD3C52DCD}" destId="{34D9B235-70AF-489C-B595-1891D3E758DE}" srcOrd="8" destOrd="0" presId="urn:microsoft.com/office/officeart/2008/layout/LinedList"/>
    <dgm:cxn modelId="{872ED80A-B668-4C38-922F-1F077569B882}" type="presParOf" srcId="{D5DD4546-5E3C-418A-BBC3-F8FCD3C52DCD}" destId="{43DD18E7-DBA6-4DF2-865B-2AEC852A5A58}" srcOrd="9" destOrd="0" presId="urn:microsoft.com/office/officeart/2008/layout/LinedList"/>
    <dgm:cxn modelId="{A79D2F92-C3B7-42C4-B8AE-25F9AF9CF4AB}" type="presParOf" srcId="{D5DD4546-5E3C-418A-BBC3-F8FCD3C52DCD}" destId="{72684EFD-564E-4544-BF56-537AD91AFD0B}" srcOrd="10" destOrd="0" presId="urn:microsoft.com/office/officeart/2008/layout/LinedList"/>
    <dgm:cxn modelId="{2AF0D512-3728-43FF-8F50-2E290772BAFD}" type="presParOf" srcId="{72684EFD-564E-4544-BF56-537AD91AFD0B}" destId="{9FE93DE9-0B0D-4651-BFA4-1437433365B7}" srcOrd="0" destOrd="0" presId="urn:microsoft.com/office/officeart/2008/layout/LinedList"/>
    <dgm:cxn modelId="{1DA1131C-EE74-4E16-B753-0F022BB0E0A0}" type="presParOf" srcId="{72684EFD-564E-4544-BF56-537AD91AFD0B}" destId="{4CD3D4C9-6A25-4791-B172-12483B108D03}" srcOrd="1" destOrd="0" presId="urn:microsoft.com/office/officeart/2008/layout/LinedList"/>
    <dgm:cxn modelId="{145DF899-9391-40E6-B70F-D628DC8B0A1C}" type="presParOf" srcId="{72684EFD-564E-4544-BF56-537AD91AFD0B}" destId="{70820327-BDF4-42B0-B434-E8C509B61277}" srcOrd="2" destOrd="0" presId="urn:microsoft.com/office/officeart/2008/layout/LinedList"/>
    <dgm:cxn modelId="{522098AC-52EA-4786-B0C0-64AB8E1CE9B2}" type="presParOf" srcId="{D5DD4546-5E3C-418A-BBC3-F8FCD3C52DCD}" destId="{D75DE8FE-FE3A-4BB9-831E-D02E8A82BD43}" srcOrd="11" destOrd="0" presId="urn:microsoft.com/office/officeart/2008/layout/LinedList"/>
    <dgm:cxn modelId="{5B442E48-67A1-4780-9298-A480F65EC60B}" type="presParOf" srcId="{D5DD4546-5E3C-418A-BBC3-F8FCD3C52DCD}" destId="{ED96D468-58B8-4E62-8233-4C0264489E47}" srcOrd="12" destOrd="0" presId="urn:microsoft.com/office/officeart/2008/layout/LinedLis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D5DA5D-2C5A-4D19-AD2B-F62E2AE84DA9}">
      <dsp:nvSpPr>
        <dsp:cNvPr id="0" name=""/>
        <dsp:cNvSpPr/>
      </dsp:nvSpPr>
      <dsp:spPr>
        <a:xfrm>
          <a:off x="0" y="0"/>
          <a:ext cx="59436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AB97BF0-95DF-420E-A77E-5BC6ADEFA86D}">
      <dsp:nvSpPr>
        <dsp:cNvPr id="0" name=""/>
        <dsp:cNvSpPr/>
      </dsp:nvSpPr>
      <dsp:spPr>
        <a:xfrm>
          <a:off x="0" y="0"/>
          <a:ext cx="1188720" cy="13739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b="1" kern="1200"/>
            <a:t>PHASE 1: Census, Governance &amp; Quick-Win Consolidations</a:t>
          </a:r>
        </a:p>
      </dsp:txBody>
      <dsp:txXfrm>
        <a:off x="0" y="0"/>
        <a:ext cx="1188720" cy="1373981"/>
      </dsp:txXfrm>
    </dsp:sp>
    <dsp:sp modelId="{566ED1A8-12EB-41CD-8870-E9FA37BCA977}">
      <dsp:nvSpPr>
        <dsp:cNvPr id="0" name=""/>
        <dsp:cNvSpPr/>
      </dsp:nvSpPr>
      <dsp:spPr>
        <a:xfrm>
          <a:off x="1277874" y="12948"/>
          <a:ext cx="4665726" cy="2589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Lock authorized vs. on-board contractor staffing baseline (174.0 CFTE).</a:t>
          </a:r>
        </a:p>
      </dsp:txBody>
      <dsp:txXfrm>
        <a:off x="1277874" y="12948"/>
        <a:ext cx="4665726" cy="258963"/>
      </dsp:txXfrm>
    </dsp:sp>
    <dsp:sp modelId="{BE4E907B-453E-4ACD-97A9-96FE62B51B7F}">
      <dsp:nvSpPr>
        <dsp:cNvPr id="0" name=""/>
        <dsp:cNvSpPr/>
      </dsp:nvSpPr>
      <dsp:spPr>
        <a:xfrm>
          <a:off x="1188719" y="271911"/>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74F0313-2988-4E6F-A69D-28F166A7E094}">
      <dsp:nvSpPr>
        <dsp:cNvPr id="0" name=""/>
        <dsp:cNvSpPr/>
      </dsp:nvSpPr>
      <dsp:spPr>
        <a:xfrm>
          <a:off x="1277874" y="284859"/>
          <a:ext cx="4665726" cy="2589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Draft Unified OCIO Performance Work Statement (merging ITSS2, ITMS, DCCE).</a:t>
          </a:r>
        </a:p>
      </dsp:txBody>
      <dsp:txXfrm>
        <a:off x="1277874" y="284859"/>
        <a:ext cx="4665726" cy="258963"/>
      </dsp:txXfrm>
    </dsp:sp>
    <dsp:sp modelId="{6C24C1EA-1C1F-4365-995E-0E73DCBF4648}">
      <dsp:nvSpPr>
        <dsp:cNvPr id="0" name=""/>
        <dsp:cNvSpPr/>
      </dsp:nvSpPr>
      <dsp:spPr>
        <a:xfrm>
          <a:off x="1188719" y="543822"/>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CECB51-94D9-4F7E-B4AD-D97A3D7D1E02}">
      <dsp:nvSpPr>
        <dsp:cNvPr id="0" name=""/>
        <dsp:cNvSpPr/>
      </dsp:nvSpPr>
      <dsp:spPr>
        <a:xfrm>
          <a:off x="1277874" y="556771"/>
          <a:ext cx="4665726" cy="2589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Issue DISA DITCO Class J&amp;A policy guidance (JA21-093 and JA26-010) for COTS refreshes.</a:t>
          </a:r>
        </a:p>
      </dsp:txBody>
      <dsp:txXfrm>
        <a:off x="1277874" y="556771"/>
        <a:ext cx="4665726" cy="258963"/>
      </dsp:txXfrm>
    </dsp:sp>
    <dsp:sp modelId="{AE946F84-2E44-4847-9DEF-C4BAB169DA5A}">
      <dsp:nvSpPr>
        <dsp:cNvPr id="0" name=""/>
        <dsp:cNvSpPr/>
      </dsp:nvSpPr>
      <dsp:spPr>
        <a:xfrm>
          <a:off x="1188719" y="815734"/>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9719DC-A71F-484D-8ACB-DD68D2124084}">
      <dsp:nvSpPr>
        <dsp:cNvPr id="0" name=""/>
        <dsp:cNvSpPr/>
      </dsp:nvSpPr>
      <dsp:spPr>
        <a:xfrm>
          <a:off x="1277874" y="828682"/>
          <a:ext cx="4665726" cy="2589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Consolidate DCATSe Training into DCATSe SS RFP on GSA 8(a) STARS III.</a:t>
          </a:r>
        </a:p>
      </dsp:txBody>
      <dsp:txXfrm>
        <a:off x="1277874" y="828682"/>
        <a:ext cx="4665726" cy="258963"/>
      </dsp:txXfrm>
    </dsp:sp>
    <dsp:sp modelId="{AE39AF80-5C37-445E-B1FD-99F70A5D8238}">
      <dsp:nvSpPr>
        <dsp:cNvPr id="0" name=""/>
        <dsp:cNvSpPr/>
      </dsp:nvSpPr>
      <dsp:spPr>
        <a:xfrm>
          <a:off x="1188719" y="1087645"/>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D15CDF5-2CC5-4956-9AA7-DF5F38F6FDD6}">
      <dsp:nvSpPr>
        <dsp:cNvPr id="0" name=""/>
        <dsp:cNvSpPr/>
      </dsp:nvSpPr>
      <dsp:spPr>
        <a:xfrm>
          <a:off x="1277874" y="1100593"/>
          <a:ext cx="4665726" cy="2589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De-obligate Objective 10 (Records Management) and strip CRM configuration from CSS MST.</a:t>
          </a:r>
        </a:p>
      </dsp:txBody>
      <dsp:txXfrm>
        <a:off x="1277874" y="1100593"/>
        <a:ext cx="4665726" cy="258963"/>
      </dsp:txXfrm>
    </dsp:sp>
    <dsp:sp modelId="{6CEF92E1-DE7D-4753-8227-606CA763B708}">
      <dsp:nvSpPr>
        <dsp:cNvPr id="0" name=""/>
        <dsp:cNvSpPr/>
      </dsp:nvSpPr>
      <dsp:spPr>
        <a:xfrm>
          <a:off x="1188719" y="1359557"/>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DF6BAEA-182F-4DE9-9760-5571C1817583}">
      <dsp:nvSpPr>
        <dsp:cNvPr id="0" name=""/>
        <dsp:cNvSpPr/>
      </dsp:nvSpPr>
      <dsp:spPr>
        <a:xfrm>
          <a:off x="0" y="1373981"/>
          <a:ext cx="59436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412588A-7D63-4173-8CA0-C703BEE1D705}">
      <dsp:nvSpPr>
        <dsp:cNvPr id="0" name=""/>
        <dsp:cNvSpPr/>
      </dsp:nvSpPr>
      <dsp:spPr>
        <a:xfrm>
          <a:off x="0" y="1373981"/>
          <a:ext cx="1188720" cy="13739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b="1" kern="1200"/>
            <a:t>PHASE 2: Solicitation, Direct Award &amp; Cloud Realignment</a:t>
          </a:r>
        </a:p>
      </dsp:txBody>
      <dsp:txXfrm>
        <a:off x="0" y="1373981"/>
        <a:ext cx="1188720" cy="1373981"/>
      </dsp:txXfrm>
    </dsp:sp>
    <dsp:sp modelId="{019E0C96-8A2D-4B77-A3B8-E0961C7730E6}">
      <dsp:nvSpPr>
        <dsp:cNvPr id="0" name=""/>
        <dsp:cNvSpPr/>
      </dsp:nvSpPr>
      <dsp:spPr>
        <a:xfrm>
          <a:off x="1277874" y="1390132"/>
          <a:ext cx="4665726" cy="3230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Release formal Unified OCIO RFP on GSA Alliant 2 / Alliant 3 (or OASIS+).</a:t>
          </a:r>
          <a:endParaRPr lang="en-US" sz="900" b="1" kern="1200"/>
        </a:p>
      </dsp:txBody>
      <dsp:txXfrm>
        <a:off x="1277874" y="1390132"/>
        <a:ext cx="4665726" cy="323033"/>
      </dsp:txXfrm>
    </dsp:sp>
    <dsp:sp modelId="{61F7D1E3-01B1-4A9F-8560-6B8D84C63478}">
      <dsp:nvSpPr>
        <dsp:cNvPr id="0" name=""/>
        <dsp:cNvSpPr/>
      </dsp:nvSpPr>
      <dsp:spPr>
        <a:xfrm>
          <a:off x="1188719" y="1713166"/>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87E114F-5B64-45EF-B485-FFFF1AB6487C}">
      <dsp:nvSpPr>
        <dsp:cNvPr id="0" name=""/>
        <dsp:cNvSpPr/>
      </dsp:nvSpPr>
      <dsp:spPr>
        <a:xfrm>
          <a:off x="1277874" y="1729317"/>
          <a:ext cx="4665726" cy="3230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Execute Koniag 8(a) ANC direct-award package for CSS MST (26.0 CFTE).</a:t>
          </a:r>
          <a:endParaRPr lang="en-US" sz="900" b="1" kern="1200"/>
        </a:p>
      </dsp:txBody>
      <dsp:txXfrm>
        <a:off x="1277874" y="1729317"/>
        <a:ext cx="4665726" cy="323033"/>
      </dsp:txXfrm>
    </dsp:sp>
    <dsp:sp modelId="{500E4310-DA18-4F80-AF19-76CA39611334}">
      <dsp:nvSpPr>
        <dsp:cNvPr id="0" name=""/>
        <dsp:cNvSpPr/>
      </dsp:nvSpPr>
      <dsp:spPr>
        <a:xfrm>
          <a:off x="1188719" y="2052350"/>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053701F-1E7C-4235-BD71-92E00A3DC239}">
      <dsp:nvSpPr>
        <dsp:cNvPr id="0" name=""/>
        <dsp:cNvSpPr/>
      </dsp:nvSpPr>
      <dsp:spPr>
        <a:xfrm>
          <a:off x="1277874" y="2068502"/>
          <a:ext cx="4665726" cy="3230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Realign Microsoft Premier Engineering under DISA DITCO ETSS II / Class J&amp;A (terminate MCS Task 2).</a:t>
          </a:r>
          <a:endParaRPr lang="en-US" sz="900" b="1" kern="1200"/>
        </a:p>
      </dsp:txBody>
      <dsp:txXfrm>
        <a:off x="1277874" y="2068502"/>
        <a:ext cx="4665726" cy="323033"/>
      </dsp:txXfrm>
    </dsp:sp>
    <dsp:sp modelId="{EB81B2B4-1D6B-4C3D-B93C-272FBB1E2252}">
      <dsp:nvSpPr>
        <dsp:cNvPr id="0" name=""/>
        <dsp:cNvSpPr/>
      </dsp:nvSpPr>
      <dsp:spPr>
        <a:xfrm>
          <a:off x="1188719" y="2391535"/>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8DB5461-6E1D-4578-B07E-4F49C9A1A4C9}">
      <dsp:nvSpPr>
        <dsp:cNvPr id="0" name=""/>
        <dsp:cNvSpPr/>
      </dsp:nvSpPr>
      <dsp:spPr>
        <a:xfrm>
          <a:off x="1277874" y="2407687"/>
          <a:ext cx="4665726" cy="3230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Establish clean CLIN structures separating DAI Functional Support from FMSS.</a:t>
          </a:r>
          <a:endParaRPr lang="en-US" sz="900" b="1" kern="1200"/>
        </a:p>
      </dsp:txBody>
      <dsp:txXfrm>
        <a:off x="1277874" y="2407687"/>
        <a:ext cx="4665726" cy="323033"/>
      </dsp:txXfrm>
    </dsp:sp>
    <dsp:sp modelId="{82646094-3D64-41A5-9405-07F648F5752A}">
      <dsp:nvSpPr>
        <dsp:cNvPr id="0" name=""/>
        <dsp:cNvSpPr/>
      </dsp:nvSpPr>
      <dsp:spPr>
        <a:xfrm>
          <a:off x="1188719" y="2730720"/>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0D34528-0BDA-436F-A8A2-F9B7B2DA8323}">
      <dsp:nvSpPr>
        <dsp:cNvPr id="0" name=""/>
        <dsp:cNvSpPr/>
      </dsp:nvSpPr>
      <dsp:spPr>
        <a:xfrm>
          <a:off x="0" y="2747962"/>
          <a:ext cx="59436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0837D45-04BE-4B46-B5A3-B7CAF3D3D9FC}">
      <dsp:nvSpPr>
        <dsp:cNvPr id="0" name=""/>
        <dsp:cNvSpPr/>
      </dsp:nvSpPr>
      <dsp:spPr>
        <a:xfrm>
          <a:off x="0" y="2747962"/>
          <a:ext cx="1188720" cy="13739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b="1" kern="1200"/>
            <a:t>PHASE 3: Source Selection, Award &amp; Parallel Phase-In</a:t>
          </a:r>
        </a:p>
      </dsp:txBody>
      <dsp:txXfrm>
        <a:off x="0" y="2747962"/>
        <a:ext cx="1188720" cy="1373981"/>
      </dsp:txXfrm>
    </dsp:sp>
    <dsp:sp modelId="{C4EFD664-A823-4177-B5DB-0A82BA8D7AFB}">
      <dsp:nvSpPr>
        <dsp:cNvPr id="0" name=""/>
        <dsp:cNvSpPr/>
      </dsp:nvSpPr>
      <dsp:spPr>
        <a:xfrm>
          <a:off x="1277874" y="2769430"/>
          <a:ext cx="4665726" cy="4293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Complete source selections and award Unified OCIO Services Portfolio prime contract.</a:t>
          </a:r>
        </a:p>
      </dsp:txBody>
      <dsp:txXfrm>
        <a:off x="1277874" y="2769430"/>
        <a:ext cx="4665726" cy="429369"/>
      </dsp:txXfrm>
    </dsp:sp>
    <dsp:sp modelId="{6C5B2408-8133-4F8D-9E10-643EBD57E394}">
      <dsp:nvSpPr>
        <dsp:cNvPr id="0" name=""/>
        <dsp:cNvSpPr/>
      </dsp:nvSpPr>
      <dsp:spPr>
        <a:xfrm>
          <a:off x="1188719" y="3198800"/>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0789683-C6DA-4DB5-B44C-C5715B4E0E40}">
      <dsp:nvSpPr>
        <dsp:cNvPr id="0" name=""/>
        <dsp:cNvSpPr/>
      </dsp:nvSpPr>
      <dsp:spPr>
        <a:xfrm>
          <a:off x="1277874" y="3220268"/>
          <a:ext cx="4665726" cy="4293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Award standalone CYSS Cyber Oversight contract under GSA Polaris / 8(a) STARS III.</a:t>
          </a:r>
        </a:p>
      </dsp:txBody>
      <dsp:txXfrm>
        <a:off x="1277874" y="3220268"/>
        <a:ext cx="4665726" cy="429369"/>
      </dsp:txXfrm>
    </dsp:sp>
    <dsp:sp modelId="{74FE189B-CF6E-45E6-B5F3-CF3B0EF5FB51}">
      <dsp:nvSpPr>
        <dsp:cNvPr id="0" name=""/>
        <dsp:cNvSpPr/>
      </dsp:nvSpPr>
      <dsp:spPr>
        <a:xfrm>
          <a:off x="1188719" y="3649637"/>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0797C9D-F022-4995-81AD-F832DE37B7B0}">
      <dsp:nvSpPr>
        <dsp:cNvPr id="0" name=""/>
        <dsp:cNvSpPr/>
      </dsp:nvSpPr>
      <dsp:spPr>
        <a:xfrm>
          <a:off x="1277874" y="3671106"/>
          <a:ext cx="4665726" cy="4293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Finalize ServiceNow unified interface and functional ticket routing rules between OCIO and FMO.</a:t>
          </a:r>
        </a:p>
      </dsp:txBody>
      <dsp:txXfrm>
        <a:off x="1277874" y="3671106"/>
        <a:ext cx="4665726" cy="429369"/>
      </dsp:txXfrm>
    </dsp:sp>
    <dsp:sp modelId="{143CA358-7E73-4C1B-8C26-B396DC82FFE4}">
      <dsp:nvSpPr>
        <dsp:cNvPr id="0" name=""/>
        <dsp:cNvSpPr/>
      </dsp:nvSpPr>
      <dsp:spPr>
        <a:xfrm>
          <a:off x="1188719" y="4100475"/>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B232813-D218-420E-B5C0-9DA638E6A0CC}">
      <dsp:nvSpPr>
        <dsp:cNvPr id="0" name=""/>
        <dsp:cNvSpPr/>
      </dsp:nvSpPr>
      <dsp:spPr>
        <a:xfrm>
          <a:off x="0" y="4121943"/>
          <a:ext cx="59436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4810CCA-B581-4E25-B697-7D4716F5209B}">
      <dsp:nvSpPr>
        <dsp:cNvPr id="0" name=""/>
        <dsp:cNvSpPr/>
      </dsp:nvSpPr>
      <dsp:spPr>
        <a:xfrm>
          <a:off x="0" y="4121943"/>
          <a:ext cx="1188720" cy="13739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b="1" kern="1200"/>
            <a:t>PHASE 4: Operational Cutover, Off-Ramps &amp; Full Steady-State</a:t>
          </a:r>
        </a:p>
      </dsp:txBody>
      <dsp:txXfrm>
        <a:off x="0" y="4121943"/>
        <a:ext cx="1188720" cy="1373981"/>
      </dsp:txXfrm>
    </dsp:sp>
    <dsp:sp modelId="{A5457E6B-93E9-45E9-8C0F-04A5F7341278}">
      <dsp:nvSpPr>
        <dsp:cNvPr id="0" name=""/>
        <dsp:cNvSpPr/>
      </dsp:nvSpPr>
      <dsp:spPr>
        <a:xfrm>
          <a:off x="1277874" y="4138095"/>
          <a:ext cx="4665726" cy="3230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Execute 90-day transition; off-ramp legacy ITSS2, ITMS, and DCCE contracts.</a:t>
          </a:r>
          <a:endParaRPr lang="en-US" sz="900" b="1" kern="1200"/>
        </a:p>
      </dsp:txBody>
      <dsp:txXfrm>
        <a:off x="1277874" y="4138095"/>
        <a:ext cx="4665726" cy="323033"/>
      </dsp:txXfrm>
    </dsp:sp>
    <dsp:sp modelId="{92DB719C-BFC8-4AB8-B4E2-CB1F87D410A0}">
      <dsp:nvSpPr>
        <dsp:cNvPr id="0" name=""/>
        <dsp:cNvSpPr/>
      </dsp:nvSpPr>
      <dsp:spPr>
        <a:xfrm>
          <a:off x="1188719" y="4461128"/>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9D8D810-BF03-4312-9FD2-0B1A79111715}">
      <dsp:nvSpPr>
        <dsp:cNvPr id="0" name=""/>
        <dsp:cNvSpPr/>
      </dsp:nvSpPr>
      <dsp:spPr>
        <a:xfrm>
          <a:off x="1277874" y="4477280"/>
          <a:ext cx="4665726" cy="3230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Transition CSS MST personnel under Koniag operating structure without mission disruption.</a:t>
          </a:r>
          <a:endParaRPr lang="en-US" sz="900" b="1" kern="1200"/>
        </a:p>
      </dsp:txBody>
      <dsp:txXfrm>
        <a:off x="1277874" y="4477280"/>
        <a:ext cx="4665726" cy="323033"/>
      </dsp:txXfrm>
    </dsp:sp>
    <dsp:sp modelId="{B279EE70-07DD-40EE-B856-7031F130ED57}">
      <dsp:nvSpPr>
        <dsp:cNvPr id="0" name=""/>
        <dsp:cNvSpPr/>
      </dsp:nvSpPr>
      <dsp:spPr>
        <a:xfrm>
          <a:off x="1188719" y="4800313"/>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088F846-8E07-441F-967E-E0DA3A6E0163}">
      <dsp:nvSpPr>
        <dsp:cNvPr id="0" name=""/>
        <dsp:cNvSpPr/>
      </dsp:nvSpPr>
      <dsp:spPr>
        <a:xfrm>
          <a:off x="1277874" y="4816465"/>
          <a:ext cx="4665726" cy="3230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Complete off-ramps for IMSS and CYSS into follow-on postures upon option expiration.</a:t>
          </a:r>
          <a:endParaRPr lang="en-US" sz="900" b="1" kern="1200"/>
        </a:p>
      </dsp:txBody>
      <dsp:txXfrm>
        <a:off x="1277874" y="4816465"/>
        <a:ext cx="4665726" cy="323033"/>
      </dsp:txXfrm>
    </dsp:sp>
    <dsp:sp modelId="{34D9B235-70AF-489C-B595-1891D3E758DE}">
      <dsp:nvSpPr>
        <dsp:cNvPr id="0" name=""/>
        <dsp:cNvSpPr/>
      </dsp:nvSpPr>
      <dsp:spPr>
        <a:xfrm>
          <a:off x="1188719" y="5139498"/>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CD3D4C9-6A25-4791-B172-12483B108D03}">
      <dsp:nvSpPr>
        <dsp:cNvPr id="0" name=""/>
        <dsp:cNvSpPr/>
      </dsp:nvSpPr>
      <dsp:spPr>
        <a:xfrm>
          <a:off x="1277874" y="5155649"/>
          <a:ext cx="4665726" cy="32303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Achieve Full Operating Capability (FOC) under the Unified Sourcing Posture.</a:t>
          </a:r>
          <a:endParaRPr lang="en-US" sz="900" b="1" kern="1200"/>
        </a:p>
      </dsp:txBody>
      <dsp:txXfrm>
        <a:off x="1277874" y="5155649"/>
        <a:ext cx="4665726" cy="323033"/>
      </dsp:txXfrm>
    </dsp:sp>
    <dsp:sp modelId="{D75DE8FE-FE3A-4BB9-831E-D02E8A82BD43}">
      <dsp:nvSpPr>
        <dsp:cNvPr id="0" name=""/>
        <dsp:cNvSpPr/>
      </dsp:nvSpPr>
      <dsp:spPr>
        <a:xfrm>
          <a:off x="1188719" y="5478683"/>
          <a:ext cx="475488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4b2ba65-8dc0-42ff-b0c6-a155fa09a2f3}" enabled="1" method="Standard" siteId="{ac3417c9-33e6-4bbc-b422-ea1aa4bbb463}" contentBits="0" removed="0"/>
</clbl:labelList>
</file>

<file path=docProps/app.xml><?xml version="1.0" encoding="utf-8"?>
<Properties xmlns="http://schemas.openxmlformats.org/officeDocument/2006/extended-properties" xmlns:vt="http://schemas.openxmlformats.org/officeDocument/2006/docPropsVTypes">
  <Template>Normal</Template>
  <TotalTime>2623</TotalTime>
  <Pages>27</Pages>
  <Words>4810</Words>
  <Characters>31074</Characters>
  <Application>Microsoft Office Word</Application>
  <DocSecurity>0</DocSecurity>
  <Lines>1942</Lines>
  <Paragraphs>569</Paragraphs>
  <ScaleCrop>false</ScaleCrop>
  <HeadingPairs>
    <vt:vector size="2" baseType="variant">
      <vt:variant>
        <vt:lpstr>Title</vt:lpstr>
      </vt:variant>
      <vt:variant>
        <vt:i4>1</vt:i4>
      </vt:variant>
    </vt:vector>
  </HeadingPairs>
  <TitlesOfParts>
    <vt:vector size="1" baseType="lpstr">
      <vt:lpstr>Document</vt:lpstr>
    </vt:vector>
  </TitlesOfParts>
  <Manager/>
  <Company/>
  <LinksUpToDate>false</LinksUpToDate>
  <CharactersWithSpaces>35315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Wiggins, Nicholas CIV OIG DoD (USA)</cp:lastModifiedBy>
  <cp:revision>17</cp:revision>
  <cp:lastPrinted>2026-09-30T19:56:00Z</cp:lastPrinted>
  <dcterms:created xsi:type="dcterms:W3CDTF">2026-09-29T18:19:00Z</dcterms:created>
  <dcterms:modified xsi:type="dcterms:W3CDTF">2026-10-05T12:44:00Z</dcterms:modified>
  <cp:category/>
  <dc:language>en-US</dc:language>
</cp:coreProperties>
</file>